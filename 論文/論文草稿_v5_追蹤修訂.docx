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8BA5BA" w14:textId="50BD7238" w:rsidR="00D74416" w:rsidRPr="00241AE1" w:rsidRDefault="00D74416" w:rsidP="00904B30">
      <w:pPr>
        <w:spacing w:line="276" w:lineRule="auto"/>
        <w:rPr>
          <w:rFonts w:ascii="標楷體" w:eastAsia="標楷體" w:hAnsi="標楷體"/>
        </w:rPr>
      </w:pPr>
      <w:bookmarkStart w:id="0" w:name="_Hlk243338677"/>
      <w:bookmarkEnd w:id="0"/>
      <w:r w:rsidRPr="00241AE1">
        <w:rPr>
          <w:rFonts w:ascii="標楷體" w:eastAsia="標楷體" w:hAnsi="標楷體" w:hint="eastAsia"/>
        </w:rPr>
        <w:t>順序：</w:t>
      </w:r>
      <w:r w:rsidR="00581E3F" w:rsidRPr="00241AE1">
        <w:rPr>
          <w:rFonts w:ascii="標楷體" w:eastAsia="標楷體" w:hAnsi="標楷體" w:hint="eastAsia"/>
        </w:rPr>
        <w:t>3</w:t>
      </w:r>
      <w:r w:rsidR="00411417" w:rsidRPr="00241AE1">
        <w:rPr>
          <w:rFonts w:ascii="標楷體" w:eastAsia="標楷體" w:hAnsi="標楷體"/>
        </w:rPr>
        <w:t xml:space="preserve"> </w:t>
      </w:r>
      <w:r w:rsidRPr="00241AE1">
        <w:rPr>
          <w:rFonts w:ascii="標楷體" w:eastAsia="標楷體" w:hAnsi="標楷體" w:hint="eastAsia"/>
        </w:rPr>
        <w:t>&gt;</w:t>
      </w:r>
      <w:r w:rsidRPr="00241AE1">
        <w:rPr>
          <w:rFonts w:ascii="標楷體" w:eastAsia="標楷體" w:hAnsi="標楷體"/>
        </w:rPr>
        <w:t xml:space="preserve"> </w:t>
      </w:r>
      <w:r w:rsidR="00581E3F" w:rsidRPr="00241AE1">
        <w:rPr>
          <w:rFonts w:ascii="標楷體" w:eastAsia="標楷體" w:hAnsi="標楷體" w:hint="eastAsia"/>
        </w:rPr>
        <w:t>4</w:t>
      </w:r>
      <w:r w:rsidRPr="00241AE1">
        <w:rPr>
          <w:rFonts w:ascii="標楷體" w:eastAsia="標楷體" w:hAnsi="標楷體"/>
        </w:rPr>
        <w:t xml:space="preserve"> </w:t>
      </w:r>
      <w:r w:rsidRPr="00241AE1">
        <w:rPr>
          <w:rFonts w:ascii="標楷體" w:eastAsia="標楷體" w:hAnsi="標楷體" w:hint="eastAsia"/>
        </w:rPr>
        <w:t>&gt;</w:t>
      </w:r>
      <w:r w:rsidRPr="00241AE1">
        <w:rPr>
          <w:rFonts w:ascii="標楷體" w:eastAsia="標楷體" w:hAnsi="標楷體"/>
        </w:rPr>
        <w:t xml:space="preserve"> </w:t>
      </w:r>
      <w:r w:rsidR="00581E3F" w:rsidRPr="00241AE1">
        <w:rPr>
          <w:rFonts w:ascii="標楷體" w:eastAsia="標楷體" w:hAnsi="標楷體" w:hint="eastAsia"/>
        </w:rPr>
        <w:t>5</w:t>
      </w:r>
      <w:r w:rsidRPr="00241AE1">
        <w:rPr>
          <w:rFonts w:ascii="標楷體" w:eastAsia="標楷體" w:hAnsi="標楷體"/>
        </w:rPr>
        <w:t xml:space="preserve"> </w:t>
      </w:r>
      <w:r w:rsidRPr="00241AE1">
        <w:rPr>
          <w:rFonts w:ascii="標楷體" w:eastAsia="標楷體" w:hAnsi="標楷體" w:hint="eastAsia"/>
        </w:rPr>
        <w:t>&gt;</w:t>
      </w:r>
      <w:r w:rsidRPr="00241AE1">
        <w:rPr>
          <w:rFonts w:ascii="標楷體" w:eastAsia="標楷體" w:hAnsi="標楷體"/>
        </w:rPr>
        <w:t xml:space="preserve"> </w:t>
      </w:r>
      <w:r w:rsidR="00581E3F" w:rsidRPr="00241AE1">
        <w:rPr>
          <w:rFonts w:ascii="標楷體" w:eastAsia="標楷體" w:hAnsi="標楷體" w:hint="eastAsia"/>
        </w:rPr>
        <w:t>6</w:t>
      </w:r>
      <w:r w:rsidRPr="00241AE1">
        <w:rPr>
          <w:rFonts w:ascii="標楷體" w:eastAsia="標楷體" w:hAnsi="標楷體"/>
        </w:rPr>
        <w:t xml:space="preserve"> </w:t>
      </w:r>
      <w:r w:rsidR="007E12F4">
        <w:rPr>
          <w:rFonts w:ascii="標楷體" w:eastAsia="標楷體" w:hAnsi="標楷體" w:hint="eastAsia"/>
        </w:rPr>
        <w:t>=</w:t>
      </w:r>
      <w:r w:rsidRPr="00241AE1">
        <w:rPr>
          <w:rFonts w:ascii="標楷體" w:eastAsia="標楷體" w:hAnsi="標楷體"/>
        </w:rPr>
        <w:t xml:space="preserve"> </w:t>
      </w:r>
      <w:r w:rsidR="00581E3F" w:rsidRPr="00241AE1">
        <w:rPr>
          <w:rFonts w:ascii="標楷體" w:eastAsia="標楷體" w:hAnsi="標楷體" w:hint="eastAsia"/>
        </w:rPr>
        <w:t>1</w:t>
      </w:r>
      <w:r w:rsidRPr="00241AE1">
        <w:rPr>
          <w:rFonts w:ascii="標楷體" w:eastAsia="標楷體" w:hAnsi="標楷體"/>
        </w:rPr>
        <w:t xml:space="preserve"> </w:t>
      </w:r>
      <w:r w:rsidR="007E12F4">
        <w:rPr>
          <w:rFonts w:ascii="標楷體" w:eastAsia="標楷體" w:hAnsi="標楷體" w:hint="eastAsia"/>
        </w:rPr>
        <w:t>=</w:t>
      </w:r>
      <w:r w:rsidRPr="00241AE1">
        <w:rPr>
          <w:rFonts w:ascii="標楷體" w:eastAsia="標楷體" w:hAnsi="標楷體"/>
        </w:rPr>
        <w:t xml:space="preserve"> </w:t>
      </w:r>
      <w:r w:rsidR="007E12F4" w:rsidRPr="00241AE1">
        <w:rPr>
          <w:rFonts w:ascii="標楷體" w:eastAsia="標楷體" w:hAnsi="標楷體"/>
        </w:rPr>
        <w:t>Abstract</w:t>
      </w:r>
      <w:r w:rsidRPr="00241AE1">
        <w:rPr>
          <w:rFonts w:ascii="標楷體" w:eastAsia="標楷體" w:hAnsi="標楷體"/>
        </w:rPr>
        <w:t xml:space="preserve"> </w:t>
      </w:r>
      <w:r w:rsidRPr="00241AE1">
        <w:rPr>
          <w:rFonts w:ascii="標楷體" w:eastAsia="標楷體" w:hAnsi="標楷體" w:hint="eastAsia"/>
        </w:rPr>
        <w:t>&gt;</w:t>
      </w:r>
      <w:r w:rsidRPr="00241AE1">
        <w:rPr>
          <w:rFonts w:ascii="標楷體" w:eastAsia="標楷體" w:hAnsi="標楷體"/>
        </w:rPr>
        <w:t xml:space="preserve"> </w:t>
      </w:r>
      <w:r w:rsidR="007E12F4">
        <w:rPr>
          <w:rFonts w:ascii="標楷體" w:eastAsia="標楷體" w:hAnsi="標楷體" w:hint="eastAsia"/>
        </w:rPr>
        <w:t>2</w:t>
      </w:r>
      <w:r w:rsidR="00411417" w:rsidRPr="00241AE1">
        <w:rPr>
          <w:rFonts w:ascii="標楷體" w:eastAsia="標楷體" w:hAnsi="標楷體" w:hint="eastAsia"/>
        </w:rPr>
        <w:t>、</w:t>
      </w:r>
      <w:r w:rsidRPr="00241AE1">
        <w:rPr>
          <w:rFonts w:ascii="標楷體" w:eastAsia="標楷體" w:hAnsi="標楷體"/>
        </w:rPr>
        <w:t>Acknowledgments</w:t>
      </w:r>
      <w:r w:rsidRPr="00241AE1">
        <w:rPr>
          <w:rFonts w:ascii="標楷體" w:eastAsia="標楷體" w:hAnsi="標楷體" w:hint="eastAsia"/>
        </w:rPr>
        <w:t>致謝、R</w:t>
      </w:r>
      <w:r w:rsidRPr="00241AE1">
        <w:rPr>
          <w:rFonts w:ascii="標楷體" w:eastAsia="標楷體" w:hAnsi="標楷體"/>
        </w:rPr>
        <w:t>eference</w:t>
      </w:r>
    </w:p>
    <w:p w14:paraId="6D42DAC7" w14:textId="53BE407F" w:rsidR="00D74416" w:rsidRPr="00241AE1" w:rsidRDefault="00D74416" w:rsidP="00904B30">
      <w:pPr>
        <w:spacing w:line="276" w:lineRule="auto"/>
        <w:rPr>
          <w:rFonts w:ascii="標楷體" w:eastAsia="標楷體" w:hAnsi="標楷體" w:hint="eastAsia"/>
        </w:rPr>
      </w:pPr>
    </w:p>
    <w:p w14:paraId="3C3DC9FC" w14:textId="485EDF54" w:rsidR="00CC5C1A" w:rsidRPr="00241AE1" w:rsidRDefault="00CC5C1A" w:rsidP="00904B30">
      <w:pPr>
        <w:spacing w:line="276" w:lineRule="auto"/>
        <w:jc w:val="center"/>
        <w:rPr>
          <w:rFonts w:ascii="標楷體" w:eastAsia="標楷體" w:hAnsi="標楷體"/>
        </w:rPr>
      </w:pPr>
      <w:r w:rsidRPr="00241AE1">
        <w:rPr>
          <w:rStyle w:val="a7"/>
          <w:rFonts w:ascii="標楷體" w:eastAsia="標楷體" w:hAnsi="標楷體"/>
        </w:rPr>
        <w:t>根尖X光影像之根尖定位與牙根長度估計：應用於根管治療術前評估</w:t>
      </w:r>
      <w:r w:rsidRPr="00241AE1">
        <w:rPr>
          <w:rFonts w:ascii="標楷體" w:eastAsia="標楷體" w:hAnsi="標楷體"/>
        </w:rPr>
        <w:br/>
        <w:t>Root Apex Localization and Root Length Estimation from Periapical Radiographs for Pre-Endodontic Assessment</w:t>
      </w:r>
    </w:p>
    <w:p w14:paraId="41820341" w14:textId="76643568" w:rsidR="00D74416" w:rsidRPr="00241AE1" w:rsidRDefault="00D74416" w:rsidP="00904B30">
      <w:pPr>
        <w:spacing w:line="276" w:lineRule="auto"/>
        <w:rPr>
          <w:rFonts w:ascii="標楷體" w:eastAsia="標楷體" w:hAnsi="標楷體"/>
        </w:rPr>
      </w:pPr>
    </w:p>
    <w:p w14:paraId="7D61C539" w14:textId="09A8C21F" w:rsidR="00303A4B" w:rsidRPr="00241AE1" w:rsidRDefault="00303A4B" w:rsidP="00904B30">
      <w:pPr>
        <w:spacing w:line="276" w:lineRule="auto"/>
        <w:rPr>
          <w:rFonts w:ascii="標楷體" w:eastAsia="標楷體" w:hAnsi="標楷體"/>
          <w:sz w:val="28"/>
        </w:rPr>
      </w:pPr>
      <w:r w:rsidRPr="00241AE1">
        <w:rPr>
          <w:rFonts w:ascii="標楷體" w:eastAsia="標楷體" w:hAnsi="標楷體"/>
          <w:sz w:val="28"/>
        </w:rPr>
        <w:t>Abstract</w:t>
      </w:r>
    </w:p>
    <w:p>
      <w:pPr>
        <w:spacing w:after="120" w:line="276" w:lineRule="auto"/>
        <w:jc w:val="both"/>
        <w:rPr>
          <w:ins w:id="9058" w:author="Claude" w:date="2026-10-24T00:00:00Z"/>
          <w:rFonts w:ascii="Times New Roman" w:eastAsia="標楷體" w:hAnsi="Times New Roman"/>
        </w:rPr>
      </w:pPr>
      <w:ins w:id="9059" w:author="Claude" w:date="2026-10-24T00:00:00Z">
        <w:r>
          <w:rPr>
            <w:rFonts w:ascii="Times New Roman" w:eastAsia="標楷體" w:hAnsi="Times New Roman"/>
          </w:rPr>
          <w:t xml:space="preserve">背景與目的：根管治療之工作長度判定攸關治療成效，術前根尖X光片雖為常規影像，卻常缺乏像素–毫米刻度且各影像尺度不一，難以直接量測牙根長度。本研究提出一套免實體校正之自動化流程，由術前根尖X光片估測根管充填長度，作為根管治療術前評估之參考。</w:t>
        </w:r>
      </w:ins>
    </w:p>
    <w:p>
      <w:pPr>
        <w:spacing w:after="120" w:line="276" w:lineRule="auto"/>
        <w:jc w:val="both"/>
        <w:rPr>
          <w:ins w:id="9060" w:author="Claude" w:date="2026-10-24T00:00:00Z"/>
          <w:rFonts w:ascii="Times New Roman" w:eastAsia="標楷體" w:hAnsi="Times New Roman"/>
        </w:rPr>
      </w:pPr>
      <w:ins w:id="9061" w:author="Claude" w:date="2026-10-24T00:00:00Z">
        <w:r>
          <w:rPr>
            <w:rFonts w:ascii="Times New Roman" w:eastAsia="標楷體" w:hAnsi="Times New Roman"/>
          </w:rPr>
          <w:t xml:space="preserve">材料與方法：回溯收集林口長庚紀念醫院已完成根管治療之 67 顆前牙術前根尖X光片，以醫師記錄之根管充填長度為參考標準。影像經 CLAHE 前處理後，以 YOLOv11 實例分割模型取得牙齒遮罩，沿主成分分析所得之長軸量測像素長度，再以影像長邊正規化消弭匯出尺度差異；最後以結合年齡之類神經網路將正規化長度轉換為 mm，並基於寧短勿長之臨床考量扣除 0.5 mm 安全偏移。</w:t>
        </w:r>
      </w:ins>
    </w:p>
    <w:p>
      <w:pPr>
        <w:spacing w:after="120" w:line="276" w:lineRule="auto"/>
        <w:jc w:val="both"/>
        <w:rPr>
          <w:ins w:id="9062" w:author="Claude" w:date="2026-10-24T00:00:00Z"/>
          <w:rFonts w:ascii="Times New Roman" w:eastAsia="標楷體" w:hAnsi="Times New Roman"/>
        </w:rPr>
      </w:pPr>
      <w:ins w:id="9063" w:author="Claude" w:date="2026-10-24T00:00:00Z">
        <w:r>
          <w:rPr>
            <w:rFonts w:ascii="Times New Roman" w:eastAsia="標楷體" w:hAnsi="Times New Roman"/>
          </w:rPr>
          <w:t xml:space="preserve">結果：分割模型於驗證集之 Mask mAP50 達 0.995，像素層級長度 MAE 為 6.474 px（相對誤差 1.28%）。校正後充填長度估測之 MAE 為 1.054 mm、RMSE 1.376 mm、R² = 0.475，誤差落在 ±1.0 mm 內之理想比率為 56.7%，平均偏差 −0.466 mm（偏短），優於僅依牙位平均值之基線（MAE 1.384 mm）與冠寬比例尺法（1.333 mm）。</w:t>
        </w:r>
      </w:ins>
    </w:p>
    <w:p>
      <w:pPr>
        <w:spacing w:after="120" w:line="276" w:lineRule="auto"/>
        <w:jc w:val="both"/>
        <w:rPr>
          <w:ins w:id="9064" w:author="Claude" w:date="2026-10-24T00:00:00Z"/>
          <w:rFonts w:ascii="Times New Roman" w:eastAsia="標楷體" w:hAnsi="Times New Roman"/>
        </w:rPr>
      </w:pPr>
      <w:ins w:id="9065" w:author="Claude" w:date="2026-10-24T00:00:00Z">
        <w:r>
          <w:rPr>
            <w:rFonts w:ascii="Times New Roman" w:eastAsia="標楷體" w:hAnsi="Times New Roman"/>
          </w:rPr>
          <w:t xml:space="preserve">結論：在無任何實體校正物之條件下，本流程可由術前根尖X光片自動估測根管充填長度至約 1 mm 之誤差水準，並以偏短之系統性偏差兼顧臨床安全，具作為根管治療術前評估輔助工具之潛力。</w:t>
        </w:r>
      </w:ins>
    </w:p>
    <w:p w14:paraId="3E381C76" w14:textId="77777777" w:rsidR="00303A4B" w:rsidRPr="00241AE1" w:rsidRDefault="00303A4B" w:rsidP="00904B30">
      <w:pPr>
        <w:spacing w:line="276" w:lineRule="auto"/>
        <w:rPr>
          <w:rFonts w:ascii="標楷體" w:eastAsia="標楷體" w:hAnsi="標楷體"/>
        </w:rPr>
      </w:pPr>
    </w:p>
    <w:p w14:paraId="1F6EAC21" w14:textId="68D8F761" w:rsidR="00D74416" w:rsidRPr="00241AE1" w:rsidRDefault="00D74416" w:rsidP="00904B30">
      <w:pPr>
        <w:spacing w:line="276" w:lineRule="auto"/>
        <w:rPr>
          <w:rFonts w:ascii="標楷體" w:eastAsia="標楷體" w:hAnsi="標楷體"/>
        </w:rPr>
      </w:pPr>
      <w:r w:rsidRPr="00241AE1">
        <w:rPr>
          <w:rFonts w:ascii="標楷體" w:eastAsia="標楷體" w:hAnsi="標楷體" w:hint="eastAsia"/>
          <w:sz w:val="28"/>
        </w:rPr>
        <w:t>1</w:t>
      </w:r>
      <w:r w:rsidRPr="00241AE1">
        <w:rPr>
          <w:rFonts w:ascii="標楷體" w:eastAsia="標楷體" w:hAnsi="標楷體"/>
          <w:sz w:val="28"/>
        </w:rPr>
        <w:t xml:space="preserve"> introduction</w:t>
      </w:r>
    </w:p>
    <w:p>
      <w:pPr>
        <w:spacing w:after="120" w:line="276" w:lineRule="auto"/>
        <w:jc w:val="both"/>
        <w:rPr>
          <w:ins w:id="9066" w:author="Claude" w:date="2026-10-24T00:00:00Z"/>
          <w:rFonts w:ascii="Times New Roman" w:eastAsia="標楷體" w:hAnsi="Times New Roman"/>
        </w:rPr>
      </w:pPr>
      <w:ins w:id="9067" w:author="Claude" w:date="2026-10-24T00:00:00Z">
        <w:r>
          <w:rPr>
            <w:rFonts w:ascii="Times New Roman" w:eastAsia="標楷體" w:hAnsi="Times New Roman"/>
          </w:rPr>
          <w:t xml:space="preserve">根管治療為保存天然牙之重要處置，而工作長度（working length）之正確判定是治療成敗之關鍵：器械操作與充填若超出根尖孔，可能刺激根尖周組織、影響癒合；過短則易殘留感染源，增加治療失敗之風險</w:t>
        </w:r>
        <w:r>
          <w:rPr>
            <w:rFonts w:ascii="Times New Roman" w:eastAsia="標楷體" w:hAnsi="Times New Roman"/>
            <w:highlight w:val="yellow"/>
          </w:rPr>
          <w:t xml:space="preserve">【作者 年】</w:t>
        </w:r>
        <w:r>
          <w:rPr>
            <w:rFonts w:ascii="Times New Roman" w:eastAsia="標楷體" w:hAnsi="Times New Roman"/>
          </w:rPr>
          <w:t xml:space="preserve">。臨床上工作長度多於治療中以電子根尖定位儀（electronic apex locator）輔以術中根尖X光片決定</w:t>
        </w:r>
        <w:r>
          <w:rPr>
            <w:rFonts w:ascii="Times New Roman" w:eastAsia="標楷體" w:hAnsi="Times New Roman"/>
            <w:highlight w:val="yellow"/>
          </w:rPr>
          <w:t xml:space="preserve">【作者 年】</w:t>
        </w:r>
        <w:r>
          <w:rPr>
            <w:rFonts w:ascii="Times New Roman" w:eastAsia="標楷體" w:hAnsi="Times New Roman"/>
          </w:rPr>
          <w:t xml:space="preserve">。</w:t>
        </w:r>
      </w:ins>
    </w:p>
    <w:p>
      <w:pPr>
        <w:spacing w:after="120" w:line="276" w:lineRule="auto"/>
        <w:jc w:val="both"/>
        <w:rPr>
          <w:ins w:id="9068" w:author="Claude" w:date="2026-10-24T00:00:00Z"/>
          <w:rFonts w:ascii="Times New Roman" w:eastAsia="標楷體" w:hAnsi="Times New Roman"/>
        </w:rPr>
      </w:pPr>
      <w:ins w:id="9069" w:author="Claude" w:date="2026-10-24T00:00:00Z">
        <w:r>
          <w:rPr>
            <w:rFonts w:ascii="Times New Roman" w:eastAsia="標楷體" w:hAnsi="Times New Roman"/>
          </w:rPr>
          <w:t xml:space="preserve">術前根尖X光片為根管治療前之常規檢查。若能於術前即由影像估得牙根長度，可協助醫師預估工作長度範圍、預先選擇器械長度並及早辨識解剖變異。然而，於根尖X光片上量測長度存在兩項根本困難：其一，臨床匯出之影像常不附帶像素–毫米刻度，且不同匯出設定使各影像之像素尺度差異甚大；其二，投影幾何造成之影像拉長或縮短，使影像長度與實際長度間存在個體差異</w:t>
        </w:r>
        <w:r>
          <w:rPr>
            <w:rFonts w:ascii="Times New Roman" w:eastAsia="標楷體" w:hAnsi="Times New Roman"/>
            <w:highlight w:val="yellow"/>
          </w:rPr>
          <w:t xml:space="preserve">【作者 年】</w:t>
        </w:r>
        <w:r>
          <w:rPr>
            <w:rFonts w:ascii="Times New Roman" w:eastAsia="標楷體" w:hAnsi="Times New Roman"/>
          </w:rPr>
          <w:t xml:space="preserve">。</w:t>
        </w:r>
      </w:ins>
    </w:p>
    <w:p>
      <w:pPr>
        <w:spacing w:after="120" w:line="276" w:lineRule="auto"/>
        <w:jc w:val="both"/>
        <w:rPr>
          <w:ins w:id="9070" w:author="Claude" w:date="2026-10-24T00:00:00Z"/>
          <w:rFonts w:ascii="Times New Roman" w:eastAsia="標楷體" w:hAnsi="Times New Roman"/>
        </w:rPr>
      </w:pPr>
      <w:ins w:id="9071" w:author="Claude" w:date="2026-10-24T00:00:00Z">
        <w:r>
          <w:rPr>
            <w:rFonts w:ascii="Times New Roman" w:eastAsia="標楷體" w:hAnsi="Times New Roman"/>
          </w:rPr>
          <w:t xml:space="preserve">近年深度學習於牙科放射影像之應用快速發展，涵蓋牙齒偵測與編號、齲齒與根尖病灶偵測及牙齒分割等任務</w:t>
        </w:r>
        <w:r>
          <w:rPr>
            <w:rFonts w:ascii="Times New Roman" w:eastAsia="標楷體" w:hAnsi="Times New Roman"/>
            <w:highlight w:val="yellow"/>
          </w:rPr>
          <w:t xml:space="preserve">【作者 年】</w:t>
        </w:r>
        <w:r>
          <w:rPr>
            <w:rFonts w:ascii="Times New Roman" w:eastAsia="標楷體" w:hAnsi="Times New Roman"/>
          </w:rPr>
          <w:t xml:space="preserve">；其中以 YOLO 為代表之單階段模型兼具推論速度與精度，亦已被用於牙齒實例分割</w:t>
        </w:r>
        <w:r>
          <w:rPr>
            <w:rFonts w:ascii="Times New Roman" w:eastAsia="標楷體" w:hAnsi="Times New Roman"/>
            <w:highlight w:val="yellow"/>
          </w:rPr>
          <w:t xml:space="preserve">【作者 年】</w:t>
        </w:r>
        <w:r>
          <w:rPr>
            <w:rFonts w:ascii="Times New Roman" w:eastAsia="標楷體" w:hAnsi="Times New Roman"/>
          </w:rPr>
          <w:t xml:space="preserve">。惟多數涉及長度量測之研究假設已知像素刻度，或仰賴實體校正物（如已知長度之器械或參考格網），於僅能取得去識別化匯出影像之回溯資料中難以適用。</w:t>
        </w:r>
      </w:ins>
    </w:p>
    <w:p>
      <w:pPr>
        <w:spacing w:after="120" w:line="276" w:lineRule="auto"/>
        <w:jc w:val="both"/>
        <w:rPr>
          <w:ins w:id="9072" w:author="Claude" w:date="2026-10-24T00:00:00Z"/>
          <w:rFonts w:ascii="Times New Roman" w:eastAsia="標楷體" w:hAnsi="Times New Roman"/>
        </w:rPr>
      </w:pPr>
      <w:ins w:id="9073" w:author="Claude" w:date="2026-10-24T00:00:00Z">
        <w:r>
          <w:rPr>
            <w:rFonts w:ascii="Times New Roman" w:eastAsia="標楷體" w:hAnsi="Times New Roman"/>
          </w:rPr>
          <w:t xml:space="preserve">因此，本研究提出一套免實體校正之自動化流程：先以 CLAHE 增強影像對比，利用 YOLOv11 分割模型取得目標牙遮罩並沿主軸量測像素長度，再以影像長邊正規化消弭匯出尺度差異，最後以結合年齡之類神經網路將長度轉換為 mm，並扣除固定安全偏移以符合寧短勿長之臨床原則。本研究以 67 顆已完成根管治療前牙之充填長度為參考標準，評估此流程之準確度與臨床安全性，並分析影像資訊相對於牙位先驗之貢獻。</w:t>
        </w:r>
      </w:ins>
    </w:p>
    <w:p w14:paraId="669744F7" w14:textId="543D93D1" w:rsidR="00D74416" w:rsidRPr="00241AE1" w:rsidRDefault="00D74416" w:rsidP="00904B30">
      <w:pPr>
        <w:spacing w:line="276" w:lineRule="auto"/>
        <w:rPr>
          <w:rFonts w:ascii="標楷體" w:eastAsia="標楷體" w:hAnsi="標楷體"/>
        </w:rPr>
      </w:pPr>
    </w:p>
    <w:p w14:paraId="595C9BD4" w14:textId="5F45FEFC" w:rsidR="00D74416" w:rsidRPr="00241AE1" w:rsidRDefault="00D74416" w:rsidP="00904B30">
      <w:pPr>
        <w:spacing w:line="276" w:lineRule="auto"/>
        <w:rPr>
          <w:rFonts w:ascii="標楷體" w:eastAsia="標楷體" w:hAnsi="標楷體"/>
          <w:sz w:val="28"/>
        </w:rPr>
      </w:pPr>
      <w:r w:rsidRPr="00241AE1">
        <w:rPr>
          <w:rFonts w:ascii="標楷體" w:eastAsia="標楷體" w:hAnsi="標楷體" w:hint="eastAsia"/>
          <w:sz w:val="28"/>
        </w:rPr>
        <w:t>2</w:t>
      </w:r>
      <w:r w:rsidRPr="00241AE1">
        <w:rPr>
          <w:rFonts w:ascii="標楷體" w:eastAsia="標楷體" w:hAnsi="標楷體"/>
          <w:sz w:val="28"/>
        </w:rPr>
        <w:t xml:space="preserve"> Related Works</w:t>
      </w:r>
    </w:p>
    <w:p w14:paraId="1B53E2A4" w14:textId="7C2A5FED" w:rsidR="00D74416" w:rsidRPr="00241AE1" w:rsidRDefault="00D74416" w:rsidP="00904B30">
      <w:pPr>
        <w:spacing w:line="276" w:lineRule="auto"/>
        <w:rPr>
          <w:rFonts w:ascii="標楷體" w:eastAsia="標楷體" w:hAnsi="標楷體"/>
        </w:rPr>
      </w:pPr>
    </w:p>
    <w:p w14:paraId="7E7CF39F" w14:textId="77777777" w:rsidR="00FE5684" w:rsidRDefault="00FE5684" w:rsidP="00904B30">
      <w:pPr>
        <w:pStyle w:val="1"/>
        <w:spacing w:before="240" w:after="160" w:line="276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/>
          <w:sz w:val="32"/>
          <w:szCs w:val="32"/>
        </w:rPr>
        <w:t>材料與方法</w:t>
      </w:r>
    </w:p>
    <w:p w14:paraId="11D9C77B" w14:textId="32B94610" w:rsidR="00FE5684" w:rsidRDefault="00942D61" w:rsidP="00904B30">
      <w:pPr>
        <w:pStyle w:val="1"/>
        <w:spacing w:before="240" w:after="160" w:line="276" w:lineRule="auto"/>
      </w:pPr>
      <w:r w:rsidRPr="00942D61">
        <w:rPr>
          <w:noProof/>
        </w:rPr>
        <w:drawing>
          <wp:inline distT="0" distB="0" distL="0" distR="0" wp14:anchorId="7D3A5FEA" wp14:editId="2282ADB8">
            <wp:extent cx="5274310" cy="1942512"/>
            <wp:effectExtent l="0" t="0" r="2540" b="635"/>
            <wp:docPr id="12139274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42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80968" w14:textId="08C19647" w:rsidR="00FE5684" w:rsidRPr="00FE5684" w:rsidRDefault="00FE5684" w:rsidP="00942D61">
      <w:pPr>
        <w:spacing w:before="120" w:after="80" w:line="276" w:lineRule="auto"/>
        <w:jc w:val="center"/>
      </w:pPr>
      <w:r w:rsidRPr="00FE5684">
        <w:rPr>
          <w:rFonts w:ascii="Times New Roman" w:eastAsia="標楷體" w:hAnsi="Times New Roman"/>
          <w:bCs/>
          <w:sz w:val="22"/>
          <w:szCs w:val="22"/>
        </w:rPr>
        <w:t>圖</w:t>
      </w:r>
      <w:r w:rsidRPr="00FE5684">
        <w:rPr>
          <w:rFonts w:ascii="Times New Roman" w:eastAsia="標楷體" w:hAnsi="Times New Roman"/>
          <w:bCs/>
          <w:sz w:val="22"/>
          <w:szCs w:val="22"/>
        </w:rPr>
        <w:t xml:space="preserve">1  </w:t>
      </w:r>
      <w:r w:rsidRPr="00FE5684">
        <w:rPr>
          <w:rFonts w:ascii="Times New Roman" w:eastAsia="標楷體" w:hAnsi="Times New Roman"/>
          <w:bCs/>
          <w:sz w:val="22"/>
          <w:szCs w:val="22"/>
        </w:rPr>
        <w:t>根管充填長度自動估測流程。</w:t>
      </w:r>
      <w:r w:rsidRPr="00FE5684">
        <w:rPr>
          <w:rFonts w:ascii="Times New Roman" w:eastAsia="標楷體" w:hAnsi="Times New Roman"/>
          <w:bCs/>
          <w:sz w:val="22"/>
          <w:szCs w:val="22"/>
        </w:rPr>
        <w:t xml:space="preserve">(A) </w:t>
      </w:r>
      <w:r w:rsidRPr="00FE5684">
        <w:rPr>
          <w:rFonts w:ascii="Times New Roman" w:eastAsia="標楷體" w:hAnsi="Times New Roman"/>
          <w:bCs/>
          <w:sz w:val="22"/>
          <w:szCs w:val="22"/>
        </w:rPr>
        <w:t>牙齒分割：於</w:t>
      </w:r>
      <w:r w:rsidRPr="00FE5684">
        <w:rPr>
          <w:rFonts w:ascii="Times New Roman" w:eastAsia="標楷體" w:hAnsi="Times New Roman"/>
          <w:bCs/>
          <w:sz w:val="22"/>
          <w:szCs w:val="22"/>
        </w:rPr>
        <w:t xml:space="preserve"> CLAHE </w:t>
      </w:r>
      <w:r w:rsidRPr="00FE5684">
        <w:rPr>
          <w:rFonts w:ascii="Times New Roman" w:eastAsia="標楷體" w:hAnsi="Times New Roman"/>
          <w:bCs/>
          <w:sz w:val="22"/>
          <w:szCs w:val="22"/>
        </w:rPr>
        <w:t>前處理影像上標註牙齒輪廓並以</w:t>
      </w:r>
      <w:r w:rsidRPr="00FE5684">
        <w:rPr>
          <w:rFonts w:ascii="Times New Roman" w:eastAsia="標楷體" w:hAnsi="Times New Roman"/>
          <w:bCs/>
          <w:sz w:val="22"/>
          <w:szCs w:val="22"/>
        </w:rPr>
        <w:t>YOLO-seg</w:t>
      </w:r>
      <w:r w:rsidRPr="00FE5684">
        <w:rPr>
          <w:rFonts w:ascii="Times New Roman" w:eastAsia="標楷體" w:hAnsi="Times New Roman"/>
          <w:bCs/>
          <w:sz w:val="22"/>
          <w:szCs w:val="22"/>
        </w:rPr>
        <w:t>預測遮罩；</w:t>
      </w:r>
      <w:r w:rsidRPr="00FE5684">
        <w:rPr>
          <w:rFonts w:ascii="Times New Roman" w:eastAsia="標楷體" w:hAnsi="Times New Roman"/>
          <w:bCs/>
          <w:sz w:val="22"/>
          <w:szCs w:val="22"/>
        </w:rPr>
        <w:t xml:space="preserve">(B) </w:t>
      </w:r>
      <w:r w:rsidRPr="00FE5684">
        <w:rPr>
          <w:rFonts w:ascii="Times New Roman" w:eastAsia="標楷體" w:hAnsi="Times New Roman"/>
          <w:bCs/>
          <w:sz w:val="22"/>
          <w:szCs w:val="22"/>
        </w:rPr>
        <w:t>實際長度轉換：像素長度經</w:t>
      </w:r>
      <w:r w:rsidRPr="00FE5684">
        <w:rPr>
          <w:rFonts w:ascii="Times New Roman" w:eastAsia="標楷體" w:hAnsi="Times New Roman" w:hint="eastAsia"/>
          <w:bCs/>
          <w:sz w:val="22"/>
          <w:szCs w:val="22"/>
        </w:rPr>
        <w:t>A</w:t>
      </w:r>
      <w:r w:rsidRPr="00FE5684">
        <w:rPr>
          <w:rFonts w:ascii="Times New Roman" w:eastAsia="標楷體" w:hAnsi="Times New Roman"/>
          <w:bCs/>
          <w:sz w:val="22"/>
          <w:szCs w:val="22"/>
        </w:rPr>
        <w:t>NN</w:t>
      </w:r>
      <w:r w:rsidRPr="00FE5684">
        <w:rPr>
          <w:rFonts w:ascii="Times New Roman" w:eastAsia="標楷體" w:hAnsi="Times New Roman"/>
          <w:bCs/>
          <w:sz w:val="22"/>
          <w:szCs w:val="22"/>
        </w:rPr>
        <w:t>換算為</w:t>
      </w:r>
      <w:r w:rsidRPr="00FE5684">
        <w:rPr>
          <w:rFonts w:ascii="Times New Roman" w:eastAsia="標楷體" w:hAnsi="Times New Roman"/>
          <w:bCs/>
          <w:sz w:val="22"/>
          <w:szCs w:val="22"/>
        </w:rPr>
        <w:t xml:space="preserve"> mm </w:t>
      </w:r>
      <w:r w:rsidRPr="00FE5684">
        <w:rPr>
          <w:rFonts w:ascii="Times New Roman" w:eastAsia="標楷體" w:hAnsi="Times New Roman"/>
          <w:bCs/>
          <w:sz w:val="22"/>
          <w:szCs w:val="22"/>
        </w:rPr>
        <w:t>後扣除</w:t>
      </w:r>
      <w:r w:rsidRPr="00FE5684">
        <w:rPr>
          <w:rFonts w:ascii="Times New Roman" w:eastAsia="標楷體" w:hAnsi="Times New Roman"/>
          <w:bCs/>
          <w:sz w:val="22"/>
          <w:szCs w:val="22"/>
        </w:rPr>
        <w:t>0.5 mm</w:t>
      </w:r>
      <w:r w:rsidRPr="00FE5684">
        <w:rPr>
          <w:rFonts w:ascii="Times New Roman" w:eastAsia="標楷體" w:hAnsi="Times New Roman"/>
          <w:bCs/>
          <w:sz w:val="22"/>
          <w:szCs w:val="22"/>
        </w:rPr>
        <w:t>；最後以</w:t>
      </w:r>
      <w:r w:rsidRPr="00FE5684">
        <w:rPr>
          <w:rFonts w:ascii="Times New Roman" w:eastAsia="標楷體" w:hAnsi="Times New Roman"/>
          <w:bCs/>
          <w:sz w:val="22"/>
          <w:szCs w:val="22"/>
        </w:rPr>
        <w:t xml:space="preserve"> MAE</w:t>
      </w:r>
      <w:r w:rsidRPr="00FE5684">
        <w:rPr>
          <w:rFonts w:ascii="Times New Roman" w:eastAsia="標楷體" w:hAnsi="Times New Roman"/>
          <w:bCs/>
          <w:sz w:val="22"/>
          <w:szCs w:val="22"/>
        </w:rPr>
        <w:t>、</w:t>
      </w:r>
      <w:r w:rsidRPr="00FE5684">
        <w:rPr>
          <w:rFonts w:ascii="Times New Roman" w:eastAsia="標楷體" w:hAnsi="Times New Roman"/>
          <w:bCs/>
          <w:sz w:val="22"/>
          <w:szCs w:val="22"/>
        </w:rPr>
        <w:t>RMSE</w:t>
      </w:r>
      <w:r w:rsidRPr="00FE5684">
        <w:rPr>
          <w:rFonts w:ascii="Times New Roman" w:eastAsia="標楷體" w:hAnsi="Times New Roman"/>
          <w:bCs/>
          <w:sz w:val="22"/>
          <w:szCs w:val="22"/>
        </w:rPr>
        <w:t>、</w:t>
      </w:r>
      <w:r w:rsidRPr="00FE5684">
        <w:rPr>
          <w:rFonts w:ascii="Times New Roman" w:eastAsia="標楷體" w:hAnsi="Times New Roman"/>
          <w:bCs/>
          <w:sz w:val="22"/>
          <w:szCs w:val="22"/>
        </w:rPr>
        <w:t>R</w:t>
      </w:r>
      <w:r w:rsidRPr="00FE5684">
        <w:rPr>
          <w:rFonts w:ascii="Times New Roman" w:eastAsia="標楷體" w:hAnsi="Times New Roman"/>
          <w:bCs/>
          <w:sz w:val="22"/>
          <w:szCs w:val="22"/>
        </w:rPr>
        <w:t>、</w:t>
      </w:r>
      <w:r w:rsidRPr="00FE5684">
        <w:rPr>
          <w:rFonts w:ascii="Times New Roman" w:eastAsia="標楷體" w:hAnsi="Times New Roman"/>
          <w:bCs/>
          <w:sz w:val="22"/>
          <w:szCs w:val="22"/>
        </w:rPr>
        <w:t xml:space="preserve">R² </w:t>
      </w:r>
      <w:r w:rsidRPr="00FE5684">
        <w:rPr>
          <w:rFonts w:ascii="Times New Roman" w:eastAsia="標楷體" w:hAnsi="Times New Roman"/>
          <w:bCs/>
          <w:sz w:val="22"/>
          <w:szCs w:val="22"/>
        </w:rPr>
        <w:t>與理想比率評估。</w:t>
      </w:r>
    </w:p>
    <w:p w14:paraId="6AC674CD" w14:textId="77777777" w:rsidR="00FE5684" w:rsidRDefault="00FE5684" w:rsidP="00904B30">
      <w:pPr>
        <w:pStyle w:val="2"/>
        <w:spacing w:before="200" w:line="276" w:lineRule="auto"/>
      </w:pPr>
      <w:r>
        <w:rPr>
          <w:rFonts w:ascii="Times New Roman" w:eastAsia="標楷體" w:hAnsi="Times New Roman"/>
          <w:sz w:val="26"/>
          <w:szCs w:val="26"/>
        </w:rPr>
        <w:lastRenderedPageBreak/>
        <w:t>根尖</w:t>
      </w:r>
      <w:r>
        <w:rPr>
          <w:rFonts w:ascii="Times New Roman" w:eastAsia="標楷體" w:hAnsi="Times New Roman"/>
          <w:sz w:val="26"/>
          <w:szCs w:val="26"/>
        </w:rPr>
        <w:t>X</w:t>
      </w:r>
      <w:r>
        <w:rPr>
          <w:rFonts w:ascii="Times New Roman" w:eastAsia="標楷體" w:hAnsi="Times New Roman"/>
          <w:sz w:val="26"/>
          <w:szCs w:val="26"/>
        </w:rPr>
        <w:t>光影像資料集收集與標註</w:t>
      </w:r>
    </w:p>
    <w:p w14:paraId="3784908B" w14:textId="6632ACE9" w:rsidR="00380754" w:rsidRPr="00FE5684" w:rsidRDefault="00716BCF" w:rsidP="00904B30">
      <w:pPr>
        <w:spacing w:after="120" w:line="276" w:lineRule="auto"/>
        <w:jc w:val="both"/>
        <w:rPr>
          <w:rFonts w:ascii="Times New Roman" w:eastAsia="標楷體" w:hAnsi="Times New Roman"/>
          <w:color w:val="FF0000"/>
        </w:rPr>
      </w:pPr>
      <w:r w:rsidRPr="00716BCF">
        <w:rPr>
          <w:rFonts w:ascii="Times New Roman" w:eastAsia="標楷體" w:hAnsi="Times New Roman"/>
        </w:rPr>
        <w:t>本研究收集林口長庚紀念醫院牙科已完成根管治療之病例，影像為根管治療前之根尖</w:t>
      </w:r>
      <w:r w:rsidRPr="00716BCF">
        <w:rPr>
          <w:rFonts w:ascii="Times New Roman" w:eastAsia="標楷體" w:hAnsi="Times New Roman"/>
        </w:rPr>
        <w:t>X</w:t>
      </w:r>
      <w:r w:rsidRPr="00716BCF">
        <w:rPr>
          <w:rFonts w:ascii="Times New Roman" w:eastAsia="標楷體" w:hAnsi="Times New Roman"/>
        </w:rPr>
        <w:t>光片，參考標準（</w:t>
      </w:r>
      <w:r w:rsidRPr="00716BCF">
        <w:rPr>
          <w:rFonts w:ascii="Times New Roman" w:eastAsia="標楷體" w:hAnsi="Times New Roman"/>
        </w:rPr>
        <w:t>ground truth</w:t>
      </w:r>
      <w:r w:rsidRPr="00716BCF">
        <w:rPr>
          <w:rFonts w:ascii="Times New Roman" w:eastAsia="標楷體" w:hAnsi="Times New Roman"/>
        </w:rPr>
        <w:t>）為治療完成後由醫師記錄之根管充填長度（</w:t>
      </w:r>
      <w:r w:rsidRPr="00716BCF">
        <w:rPr>
          <w:rFonts w:ascii="Times New Roman" w:eastAsia="標楷體" w:hAnsi="Times New Roman"/>
        </w:rPr>
        <w:t>mm</w:t>
      </w:r>
      <w:r w:rsidRPr="00716BCF">
        <w:rPr>
          <w:rFonts w:ascii="Times New Roman" w:eastAsia="標楷體" w:hAnsi="Times New Roman"/>
        </w:rPr>
        <w:t>）。</w:t>
      </w:r>
      <w:r w:rsidR="00FE5684">
        <w:rPr>
          <w:rFonts w:ascii="Times New Roman" w:eastAsia="標楷體" w:hAnsi="Times New Roman"/>
        </w:rPr>
        <w:t>。研究計畫經</w:t>
      </w:r>
      <w:r w:rsidR="00FE5684">
        <w:rPr>
          <w:rFonts w:ascii="Times New Roman" w:eastAsia="標楷體" w:hAnsi="Times New Roman"/>
        </w:rPr>
        <w:t xml:space="preserve"> </w:t>
      </w:r>
      <w:r w:rsidR="00FE5684">
        <w:rPr>
          <w:rFonts w:ascii="Times New Roman" w:eastAsia="標楷體" w:hAnsi="Times New Roman"/>
          <w:shd w:val="clear" w:color="auto" w:fill="FFFF00"/>
        </w:rPr>
        <w:t>【</w:t>
      </w:r>
      <w:r w:rsidR="00FE5684">
        <w:rPr>
          <w:rFonts w:ascii="Times New Roman" w:eastAsia="標楷體" w:hAnsi="Times New Roman"/>
          <w:shd w:val="clear" w:color="auto" w:fill="FFFF00"/>
        </w:rPr>
        <w:t xml:space="preserve">IRB </w:t>
      </w:r>
      <w:r w:rsidR="00FE5684">
        <w:rPr>
          <w:rFonts w:ascii="Times New Roman" w:eastAsia="標楷體" w:hAnsi="Times New Roman"/>
          <w:shd w:val="clear" w:color="auto" w:fill="FFFF00"/>
        </w:rPr>
        <w:t>單位】</w:t>
      </w:r>
      <w:r w:rsidR="00FE5684">
        <w:rPr>
          <w:rFonts w:ascii="Times New Roman" w:eastAsia="標楷體" w:hAnsi="Times New Roman"/>
        </w:rPr>
        <w:t xml:space="preserve"> </w:t>
      </w:r>
      <w:r w:rsidR="00FE5684">
        <w:rPr>
          <w:rFonts w:ascii="Times New Roman" w:eastAsia="標楷體" w:hAnsi="Times New Roman"/>
        </w:rPr>
        <w:t>審查通過（</w:t>
      </w:r>
      <w:r w:rsidR="00FE5684">
        <w:rPr>
          <w:rFonts w:ascii="Times New Roman" w:eastAsia="標楷體" w:hAnsi="Times New Roman"/>
        </w:rPr>
        <w:t xml:space="preserve">IRB </w:t>
      </w:r>
      <w:r w:rsidR="00FE5684">
        <w:rPr>
          <w:rFonts w:ascii="Times New Roman" w:eastAsia="標楷體" w:hAnsi="Times New Roman"/>
        </w:rPr>
        <w:t>編號：</w:t>
      </w:r>
      <w:r w:rsidR="00FE5684">
        <w:rPr>
          <w:rFonts w:ascii="Times New Roman" w:eastAsia="標楷體" w:hAnsi="Times New Roman"/>
          <w:shd w:val="clear" w:color="auto" w:fill="FFFF00"/>
        </w:rPr>
        <w:t>【】</w:t>
      </w:r>
      <w:r w:rsidR="00FE5684">
        <w:rPr>
          <w:rFonts w:ascii="Times New Roman" w:eastAsia="標楷體" w:hAnsi="Times New Roman"/>
        </w:rPr>
        <w:t>）。</w:t>
      </w:r>
      <w:r w:rsidR="00FE5684" w:rsidRPr="00477ADA">
        <w:rPr>
          <w:rFonts w:ascii="Times New Roman" w:eastAsia="標楷體" w:hAnsi="Times New Roman"/>
          <w:strike/>
        </w:rPr>
        <w:t>影像以</w:t>
      </w:r>
      <w:r w:rsidR="00FE5684" w:rsidRPr="00477ADA">
        <w:rPr>
          <w:rFonts w:ascii="Times New Roman" w:eastAsia="標楷體" w:hAnsi="Times New Roman"/>
          <w:strike/>
        </w:rPr>
        <w:t xml:space="preserve"> </w:t>
      </w:r>
      <w:r w:rsidR="00FE5684" w:rsidRPr="00477ADA">
        <w:rPr>
          <w:rFonts w:ascii="Times New Roman" w:eastAsia="標楷體" w:hAnsi="Times New Roman"/>
          <w:strike/>
          <w:shd w:val="clear" w:color="auto" w:fill="FFFF00"/>
        </w:rPr>
        <w:t>【</w:t>
      </w:r>
      <w:r w:rsidR="00FE5684" w:rsidRPr="00477ADA">
        <w:rPr>
          <w:rFonts w:ascii="Times New Roman" w:eastAsia="標楷體" w:hAnsi="Times New Roman"/>
          <w:strike/>
          <w:shd w:val="clear" w:color="auto" w:fill="FFFF00"/>
        </w:rPr>
        <w:t>X</w:t>
      </w:r>
      <w:r w:rsidR="00FE5684" w:rsidRPr="00477ADA">
        <w:rPr>
          <w:rFonts w:ascii="Times New Roman" w:eastAsia="標楷體" w:hAnsi="Times New Roman"/>
          <w:strike/>
          <w:shd w:val="clear" w:color="auto" w:fill="FFFF00"/>
        </w:rPr>
        <w:t>光機型號、感測器尺寸】</w:t>
      </w:r>
      <w:r w:rsidR="00FE5684" w:rsidRPr="00477ADA">
        <w:rPr>
          <w:rFonts w:ascii="Times New Roman" w:eastAsia="標楷體" w:hAnsi="Times New Roman"/>
          <w:strike/>
        </w:rPr>
        <w:t xml:space="preserve"> </w:t>
      </w:r>
      <w:r w:rsidR="00FE5684" w:rsidRPr="00477ADA">
        <w:rPr>
          <w:rFonts w:ascii="Times New Roman" w:eastAsia="標楷體" w:hAnsi="Times New Roman"/>
          <w:strike/>
        </w:rPr>
        <w:t>取得，解析度為</w:t>
      </w:r>
      <w:r w:rsidR="00FE5684" w:rsidRPr="00477ADA">
        <w:rPr>
          <w:rFonts w:ascii="Times New Roman" w:eastAsia="標楷體" w:hAnsi="Times New Roman"/>
          <w:strike/>
        </w:rPr>
        <w:t xml:space="preserve"> </w:t>
      </w:r>
      <w:r w:rsidR="00FE5684" w:rsidRPr="00477ADA">
        <w:rPr>
          <w:rFonts w:ascii="Times New Roman" w:eastAsia="標楷體" w:hAnsi="Times New Roman"/>
          <w:strike/>
          <w:shd w:val="clear" w:color="auto" w:fill="FFFF00"/>
        </w:rPr>
        <w:t>【</w:t>
      </w:r>
      <w:r w:rsidR="00FE5684" w:rsidRPr="00477ADA">
        <w:rPr>
          <w:rFonts w:ascii="Times New Roman" w:eastAsia="標楷體" w:hAnsi="Times New Roman"/>
          <w:strike/>
          <w:shd w:val="clear" w:color="auto" w:fill="FFFF00"/>
        </w:rPr>
        <w:t xml:space="preserve">W×H </w:t>
      </w:r>
      <w:r w:rsidR="00FE5684" w:rsidRPr="00477ADA">
        <w:rPr>
          <w:rFonts w:ascii="Times New Roman" w:eastAsia="標楷體" w:hAnsi="Times New Roman"/>
          <w:strike/>
          <w:shd w:val="clear" w:color="auto" w:fill="FFFF00"/>
        </w:rPr>
        <w:t>像素（如有多種請列出）】</w:t>
      </w:r>
      <w:r w:rsidR="00FE5684" w:rsidRPr="00477ADA">
        <w:rPr>
          <w:rFonts w:ascii="Times New Roman" w:eastAsia="標楷體" w:hAnsi="Times New Roman"/>
          <w:strike/>
        </w:rPr>
        <w:t>，皆經去識別化。</w:t>
      </w:r>
      <w:r w:rsidR="00FE5684">
        <w:rPr>
          <w:rFonts w:ascii="Times New Roman" w:eastAsia="標楷體" w:hAnsi="Times New Roman"/>
        </w:rPr>
        <w:t>每張影像以一顆目標牙為對象，共</w:t>
      </w:r>
      <w:r w:rsidR="00FE5684">
        <w:rPr>
          <w:rFonts w:ascii="Times New Roman" w:eastAsia="標楷體" w:hAnsi="Times New Roman"/>
        </w:rPr>
        <w:t xml:space="preserve"> 67 </w:t>
      </w:r>
      <w:r w:rsidR="00FE5684">
        <w:rPr>
          <w:rFonts w:ascii="Times New Roman" w:eastAsia="標楷體" w:hAnsi="Times New Roman"/>
        </w:rPr>
        <w:t>顆前牙（上顎</w:t>
      </w:r>
      <w:r w:rsidR="00FE5684">
        <w:rPr>
          <w:rFonts w:ascii="Times New Roman" w:eastAsia="標楷體" w:hAnsi="Times New Roman"/>
        </w:rPr>
        <w:t xml:space="preserve"> 53</w:t>
      </w:r>
      <w:r w:rsidR="00FE5684">
        <w:rPr>
          <w:rFonts w:ascii="Times New Roman" w:eastAsia="標楷體" w:hAnsi="Times New Roman"/>
        </w:rPr>
        <w:t>、下顎</w:t>
      </w:r>
      <w:r w:rsidR="00FE5684">
        <w:rPr>
          <w:rFonts w:ascii="Times New Roman" w:eastAsia="標楷體" w:hAnsi="Times New Roman"/>
        </w:rPr>
        <w:t xml:space="preserve"> 14</w:t>
      </w:r>
      <w:r w:rsidR="00FE5684">
        <w:rPr>
          <w:rFonts w:ascii="Times New Roman" w:eastAsia="標楷體" w:hAnsi="Times New Roman"/>
        </w:rPr>
        <w:t>；女性</w:t>
      </w:r>
      <w:r w:rsidR="00FE5684">
        <w:rPr>
          <w:rFonts w:ascii="Times New Roman" w:eastAsia="標楷體" w:hAnsi="Times New Roman"/>
        </w:rPr>
        <w:t xml:space="preserve"> 40 </w:t>
      </w:r>
      <w:r w:rsidR="00FE5684">
        <w:rPr>
          <w:rFonts w:ascii="Times New Roman" w:eastAsia="標楷體" w:hAnsi="Times New Roman"/>
        </w:rPr>
        <w:t>名、男性</w:t>
      </w:r>
      <w:r w:rsidR="00FE5684">
        <w:rPr>
          <w:rFonts w:ascii="Times New Roman" w:eastAsia="標楷體" w:hAnsi="Times New Roman"/>
        </w:rPr>
        <w:t xml:space="preserve"> 27 </w:t>
      </w:r>
      <w:r w:rsidR="00FE5684">
        <w:rPr>
          <w:rFonts w:ascii="Times New Roman" w:eastAsia="標楷體" w:hAnsi="Times New Roman"/>
        </w:rPr>
        <w:t>名，年齡</w:t>
      </w:r>
      <w:r w:rsidR="00FE5684">
        <w:rPr>
          <w:rFonts w:ascii="Times New Roman" w:eastAsia="標楷體" w:hAnsi="Times New Roman"/>
        </w:rPr>
        <w:t xml:space="preserve"> 11–78 </w:t>
      </w:r>
      <w:r w:rsidR="00FE5684">
        <w:rPr>
          <w:rFonts w:ascii="Times New Roman" w:eastAsia="標楷體" w:hAnsi="Times New Roman"/>
        </w:rPr>
        <w:t>歲）。參考標準由</w:t>
      </w:r>
      <w:r w:rsidR="00FE5684">
        <w:rPr>
          <w:rFonts w:ascii="Times New Roman" w:eastAsia="標楷體" w:hAnsi="Times New Roman"/>
        </w:rPr>
        <w:t xml:space="preserve"> </w:t>
      </w:r>
      <w:r w:rsidR="00FE5684">
        <w:rPr>
          <w:rFonts w:ascii="Times New Roman" w:eastAsia="標楷體" w:hAnsi="Times New Roman"/>
          <w:shd w:val="clear" w:color="auto" w:fill="FFFF00"/>
        </w:rPr>
        <w:t>【牙醫師人數與年資】</w:t>
      </w:r>
      <w:r w:rsidR="00FE5684">
        <w:rPr>
          <w:rFonts w:ascii="Times New Roman" w:eastAsia="標楷體" w:hAnsi="Times New Roman"/>
        </w:rPr>
        <w:t xml:space="preserve"> </w:t>
      </w:r>
      <w:r w:rsidR="00FE5684">
        <w:rPr>
          <w:rFonts w:ascii="Times New Roman" w:eastAsia="標楷體" w:hAnsi="Times New Roman"/>
        </w:rPr>
        <w:t>於臨床記錄充填物長度（</w:t>
      </w:r>
      <w:r w:rsidR="00FE5684">
        <w:rPr>
          <w:rFonts w:ascii="Times New Roman" w:eastAsia="標楷體" w:hAnsi="Times New Roman"/>
        </w:rPr>
        <w:t>mm</w:t>
      </w:r>
      <w:r w:rsidR="00FE5684">
        <w:rPr>
          <w:rFonts w:ascii="Times New Roman" w:eastAsia="標楷體" w:hAnsi="Times New Roman"/>
        </w:rPr>
        <w:t>，精度</w:t>
      </w:r>
      <w:r w:rsidR="00FE5684">
        <w:rPr>
          <w:rFonts w:ascii="Times New Roman" w:eastAsia="標楷體" w:hAnsi="Times New Roman"/>
        </w:rPr>
        <w:t xml:space="preserve"> 0.25 mm</w:t>
      </w:r>
      <w:r w:rsidR="00FE5684">
        <w:rPr>
          <w:rFonts w:ascii="Times New Roman" w:eastAsia="標楷體" w:hAnsi="Times New Roman"/>
        </w:rPr>
        <w:t>），另登錄</w:t>
      </w:r>
      <w:r w:rsidR="00FE5684">
        <w:rPr>
          <w:rFonts w:ascii="Times New Roman" w:eastAsia="標楷體" w:hAnsi="Times New Roman"/>
        </w:rPr>
        <w:t xml:space="preserve"> FDI </w:t>
      </w:r>
      <w:r w:rsidR="00FE5684">
        <w:rPr>
          <w:rFonts w:ascii="Times New Roman" w:eastAsia="標楷體" w:hAnsi="Times New Roman"/>
        </w:rPr>
        <w:t>牙位、年齡、性別與臨床備註（</w:t>
      </w:r>
      <w:r w:rsidR="00FE5684">
        <w:rPr>
          <w:rFonts w:ascii="Times New Roman" w:eastAsia="標楷體" w:hAnsi="Times New Roman"/>
        </w:rPr>
        <w:t>shortening</w:t>
      </w:r>
      <w:r w:rsidR="00FE5684">
        <w:rPr>
          <w:rFonts w:ascii="Times New Roman" w:eastAsia="標楷體" w:hAnsi="Times New Roman"/>
        </w:rPr>
        <w:t>、</w:t>
      </w:r>
      <w:r w:rsidR="00FE5684">
        <w:rPr>
          <w:rFonts w:ascii="Times New Roman" w:eastAsia="標楷體" w:hAnsi="Times New Roman"/>
        </w:rPr>
        <w:t>elongation</w:t>
      </w:r>
      <w:r w:rsidR="00FE5684">
        <w:rPr>
          <w:rFonts w:ascii="Times New Roman" w:eastAsia="標楷體" w:hAnsi="Times New Roman"/>
        </w:rPr>
        <w:t>）；牙位僅用於方向判定，人口學資料僅用於誤差分析，均不作為模型輸入。牙齒輪廓以</w:t>
      </w:r>
      <w:r w:rsidR="00FE5684">
        <w:rPr>
          <w:rFonts w:ascii="Times New Roman" w:eastAsia="標楷體" w:hAnsi="Times New Roman"/>
        </w:rPr>
        <w:t xml:space="preserve"> Roboflow </w:t>
      </w:r>
      <w:r w:rsidR="00FE5684">
        <w:rPr>
          <w:rFonts w:ascii="Times New Roman" w:eastAsia="標楷體" w:hAnsi="Times New Roman"/>
        </w:rPr>
        <w:t>進行多邊形標註（單一類別</w:t>
      </w:r>
      <w:r w:rsidR="00FE5684">
        <w:rPr>
          <w:rFonts w:ascii="Times New Roman" w:eastAsia="標楷體" w:hAnsi="Times New Roman"/>
        </w:rPr>
        <w:t xml:space="preserve"> tooth</w:t>
      </w:r>
      <w:r w:rsidR="00FE5684">
        <w:rPr>
          <w:rFonts w:ascii="Times New Roman" w:eastAsia="標楷體" w:hAnsi="Times New Roman"/>
        </w:rPr>
        <w:t>），標註者為</w:t>
      </w:r>
      <w:r w:rsidR="00FE5684">
        <w:rPr>
          <w:rFonts w:ascii="Times New Roman" w:eastAsia="標楷體" w:hAnsi="Times New Roman"/>
        </w:rPr>
        <w:t xml:space="preserve"> </w:t>
      </w:r>
      <w:r w:rsidR="00FE5684">
        <w:rPr>
          <w:rFonts w:ascii="Times New Roman" w:eastAsia="標楷體" w:hAnsi="Times New Roman"/>
          <w:shd w:val="clear" w:color="auto" w:fill="FFFF00"/>
        </w:rPr>
        <w:t>【】</w:t>
      </w:r>
      <w:r w:rsidR="00FE5684">
        <w:rPr>
          <w:rFonts w:ascii="Times New Roman" w:eastAsia="標楷體" w:hAnsi="Times New Roman"/>
        </w:rPr>
        <w:t>，並經</w:t>
      </w:r>
      <w:r w:rsidR="00FE5684">
        <w:rPr>
          <w:rFonts w:ascii="Times New Roman" w:eastAsia="標楷體" w:hAnsi="Times New Roman"/>
        </w:rPr>
        <w:t xml:space="preserve"> </w:t>
      </w:r>
      <w:r w:rsidR="00FE5684">
        <w:rPr>
          <w:rFonts w:ascii="Times New Roman" w:eastAsia="標楷體" w:hAnsi="Times New Roman"/>
          <w:shd w:val="clear" w:color="auto" w:fill="FFFF00"/>
        </w:rPr>
        <w:t>【資深牙醫師】</w:t>
      </w:r>
      <w:r w:rsidR="00FE5684">
        <w:rPr>
          <w:rFonts w:ascii="Times New Roman" w:eastAsia="標楷體" w:hAnsi="Times New Roman"/>
        </w:rPr>
        <w:t xml:space="preserve"> </w:t>
      </w:r>
      <w:r w:rsidR="00FE5684">
        <w:rPr>
          <w:rFonts w:ascii="Times New Roman" w:eastAsia="標楷體" w:hAnsi="Times New Roman"/>
        </w:rPr>
        <w:t>複核。分割模型之訓練資料共</w:t>
      </w:r>
      <w:r w:rsidR="00FE5684">
        <w:rPr>
          <w:rFonts w:ascii="Times New Roman" w:eastAsia="標楷體" w:hAnsi="Times New Roman" w:hint="eastAsia"/>
        </w:rPr>
        <w:t>2</w:t>
      </w:r>
      <w:r w:rsidR="00FE5684">
        <w:rPr>
          <w:rFonts w:ascii="Times New Roman" w:eastAsia="標楷體" w:hAnsi="Times New Roman"/>
        </w:rPr>
        <w:t>68</w:t>
      </w:r>
      <w:r w:rsidR="00FE5684">
        <w:rPr>
          <w:rFonts w:ascii="Times New Roman" w:eastAsia="標楷體" w:hAnsi="Times New Roman" w:hint="eastAsia"/>
        </w:rPr>
        <w:t>張</w:t>
      </w:r>
      <w:r w:rsidR="00FE5684">
        <w:rPr>
          <w:rFonts w:ascii="Times New Roman" w:eastAsia="標楷體" w:hAnsi="Times New Roman"/>
        </w:rPr>
        <w:t>，以固定種子（</w:t>
      </w:r>
      <w:r w:rsidR="00FE5684">
        <w:rPr>
          <w:rFonts w:ascii="Times New Roman" w:eastAsia="標楷體" w:hAnsi="Times New Roman"/>
        </w:rPr>
        <w:t>42</w:t>
      </w:r>
      <w:r w:rsidR="00FE5684">
        <w:rPr>
          <w:rFonts w:ascii="Times New Roman" w:eastAsia="標楷體" w:hAnsi="Times New Roman"/>
        </w:rPr>
        <w:t>）按</w:t>
      </w:r>
      <w:r w:rsidR="00FE5684">
        <w:rPr>
          <w:rFonts w:ascii="Times New Roman" w:eastAsia="標楷體" w:hAnsi="Times New Roman"/>
        </w:rPr>
        <w:t xml:space="preserve"> 8:2 </w:t>
      </w:r>
      <w:r w:rsidR="00FE5684">
        <w:rPr>
          <w:rFonts w:ascii="Times New Roman" w:eastAsia="標楷體" w:hAnsi="Times New Roman"/>
        </w:rPr>
        <w:t>分為訓練集與驗證集</w:t>
      </w:r>
      <w:r w:rsidR="00FE5684" w:rsidRPr="00477ADA">
        <w:rPr>
          <w:rFonts w:ascii="Times New Roman" w:eastAsia="標楷體" w:hAnsi="Times New Roman"/>
        </w:rPr>
        <w:t>。</w:t>
      </w:r>
    </w:p>
    <w:p w14:paraId="03C288DE" w14:textId="620CBB5E" w:rsidR="00241AE1" w:rsidRPr="00241AE1" w:rsidRDefault="00241AE1" w:rsidP="00904B30">
      <w:pPr>
        <w:pStyle w:val="2"/>
        <w:spacing w:before="200" w:after="120" w:line="276" w:lineRule="auto"/>
        <w:rPr>
          <w:sz w:val="32"/>
        </w:rPr>
      </w:pPr>
      <w:r w:rsidRPr="00241AE1">
        <w:rPr>
          <w:rFonts w:ascii="Times New Roman" w:eastAsia="標楷體" w:hAnsi="Times New Roman"/>
          <w:sz w:val="24"/>
          <w:szCs w:val="28"/>
        </w:rPr>
        <w:t>影像前處理</w:t>
      </w:r>
    </w:p>
    <w:p w14:paraId="51D756B9" w14:textId="2988C5F7" w:rsidR="00FE5684" w:rsidRDefault="00FE5684" w:rsidP="00904B30">
      <w:pPr>
        <w:spacing w:after="120" w:line="276" w:lineRule="auto"/>
        <w:jc w:val="both"/>
      </w:pPr>
      <w:r>
        <w:rPr>
          <w:rFonts w:ascii="Times New Roman" w:eastAsia="標楷體" w:hAnsi="Times New Roman"/>
        </w:rPr>
        <w:t>前處理流程如圖</w:t>
      </w:r>
      <w:r>
        <w:rPr>
          <w:rFonts w:ascii="Times New Roman" w:eastAsia="標楷體" w:hAnsi="Times New Roman"/>
        </w:rPr>
        <w:t>1</w:t>
      </w:r>
      <w:r>
        <w:rPr>
          <w:rFonts w:ascii="Times New Roman" w:eastAsia="標楷體" w:hAnsi="Times New Roman"/>
        </w:rPr>
        <w:t>左側。首先對原始影像施作限制對比自適應直方圖均衡化（</w:t>
      </w:r>
      <w:r>
        <w:rPr>
          <w:rFonts w:ascii="Times New Roman" w:eastAsia="標楷體" w:hAnsi="Times New Roman"/>
        </w:rPr>
        <w:t>CLAHE</w:t>
      </w:r>
      <w:r>
        <w:rPr>
          <w:rFonts w:ascii="Times New Roman" w:eastAsia="標楷體" w:hAnsi="Times New Roman"/>
        </w:rPr>
        <w:t>；</w:t>
      </w:r>
      <w:r>
        <w:rPr>
          <w:rFonts w:ascii="Times New Roman" w:eastAsia="標楷體" w:hAnsi="Times New Roman"/>
        </w:rPr>
        <w:t>clip limit = 1.5</w:t>
      </w:r>
      <w:r>
        <w:rPr>
          <w:rFonts w:ascii="Times New Roman" w:eastAsia="標楷體" w:hAnsi="Times New Roman"/>
        </w:rPr>
        <w:t>，</w:t>
      </w:r>
      <w:r>
        <w:rPr>
          <w:rFonts w:ascii="Times New Roman" w:eastAsia="標楷體" w:hAnsi="Times New Roman"/>
        </w:rPr>
        <w:t>tile grid 8×8</w:t>
      </w:r>
      <w:r>
        <w:rPr>
          <w:rFonts w:ascii="Times New Roman" w:eastAsia="標楷體" w:hAnsi="Times New Roman"/>
        </w:rPr>
        <w:t>），以增強牙根與齒槽骨交界之對比；為避免黑邊被放大為雜訊，僅於灰階值</w:t>
      </w:r>
      <w:r>
        <w:rPr>
          <w:rFonts w:ascii="Times New Roman" w:eastAsia="標楷體" w:hAnsi="Times New Roman"/>
        </w:rPr>
        <w:t xml:space="preserve"> &gt; 5 </w:t>
      </w:r>
      <w:r>
        <w:rPr>
          <w:rFonts w:ascii="Times New Roman" w:eastAsia="標楷體" w:hAnsi="Times New Roman"/>
        </w:rPr>
        <w:t>之有效影像區域內施作，黑邊維持原樣。其次進行尺寸標準化：上下各補</w:t>
      </w:r>
      <w:r>
        <w:rPr>
          <w:rFonts w:ascii="Times New Roman" w:eastAsia="標楷體" w:hAnsi="Times New Roman"/>
        </w:rPr>
        <w:t xml:space="preserve"> 10% </w:t>
      </w:r>
      <w:r>
        <w:rPr>
          <w:rFonts w:ascii="Times New Roman" w:eastAsia="標楷體" w:hAnsi="Times New Roman"/>
        </w:rPr>
        <w:t>影像高度之黑邊（像素值</w:t>
      </w:r>
      <w:r>
        <w:rPr>
          <w:rFonts w:ascii="Times New Roman" w:eastAsia="標楷體" w:hAnsi="Times New Roman"/>
        </w:rPr>
        <w:t xml:space="preserve"> 0</w:t>
      </w:r>
      <w:r>
        <w:rPr>
          <w:rFonts w:ascii="Times New Roman" w:eastAsia="標楷體" w:hAnsi="Times New Roman"/>
        </w:rPr>
        <w:t>），再以</w:t>
      </w:r>
      <w:r>
        <w:rPr>
          <w:rFonts w:ascii="Times New Roman" w:eastAsia="標楷體" w:hAnsi="Times New Roman"/>
        </w:rPr>
        <w:t xml:space="preserve"> letterbox </w:t>
      </w:r>
      <w:r>
        <w:rPr>
          <w:rFonts w:ascii="Times New Roman" w:eastAsia="標楷體" w:hAnsi="Times New Roman"/>
        </w:rPr>
        <w:t>等比例縮放至</w:t>
      </w:r>
      <w:r>
        <w:rPr>
          <w:rFonts w:ascii="Times New Roman" w:eastAsia="標楷體" w:hAnsi="Times New Roman"/>
        </w:rPr>
        <w:t xml:space="preserve"> 640×640</w:t>
      </w:r>
      <w:r>
        <w:rPr>
          <w:rFonts w:ascii="Times New Roman" w:eastAsia="標楷體" w:hAnsi="Times New Roman"/>
        </w:rPr>
        <w:t>，並同步轉換多邊形標註座標；每張影像之縮放比例（</w:t>
      </w:r>
      <w:r>
        <w:rPr>
          <w:rFonts w:ascii="Times New Roman" w:eastAsia="標楷體" w:hAnsi="Times New Roman"/>
        </w:rPr>
        <w:t>scale</w:t>
      </w:r>
      <w:r>
        <w:rPr>
          <w:rFonts w:ascii="Times New Roman" w:eastAsia="標楷體" w:hAnsi="Times New Roman"/>
        </w:rPr>
        <w:t>）逐一記錄，</w:t>
      </w:r>
      <w:r w:rsidRPr="000F70EF">
        <w:rPr>
          <w:rFonts w:ascii="Times New Roman" w:eastAsia="標楷體" w:hAnsi="Times New Roman"/>
        </w:rPr>
        <w:t>供後續將像素長度還原至原圖像素空間。</w:t>
      </w:r>
      <w:r>
        <w:rPr>
          <w:rFonts w:ascii="Times New Roman" w:eastAsia="標楷體" w:hAnsi="Times New Roman"/>
        </w:rPr>
        <w:t>增強後影像即為標註、訓練與推論之統一輸入，訓練與推論階段不再重複增強。</w:t>
      </w:r>
    </w:p>
    <w:p w14:paraId="2BD71B5E" w14:textId="23CFEB0A" w:rsidR="00D35810" w:rsidRPr="00D35810" w:rsidRDefault="00904B30" w:rsidP="00904B30">
      <w:pPr>
        <w:pStyle w:val="2"/>
        <w:spacing w:before="200" w:after="120" w:line="276" w:lineRule="auto"/>
        <w:rPr>
          <w:sz w:val="32"/>
        </w:rPr>
      </w:pPr>
      <w:r>
        <w:rPr>
          <w:rFonts w:ascii="Times New Roman" w:eastAsia="標楷體" w:hAnsi="Times New Roman" w:hint="eastAsia"/>
          <w:sz w:val="24"/>
          <w:szCs w:val="28"/>
        </w:rPr>
        <w:t>YOLO</w:t>
      </w:r>
      <w:r w:rsidR="00D35810" w:rsidRPr="00D35810">
        <w:rPr>
          <w:rFonts w:ascii="Times New Roman" w:eastAsia="標楷體" w:hAnsi="Times New Roman"/>
          <w:sz w:val="24"/>
          <w:szCs w:val="28"/>
        </w:rPr>
        <w:t>牙齒分割</w:t>
      </w:r>
    </w:p>
    <w:p w14:paraId="1B87C22C" w14:textId="0C05784C" w:rsidR="00904B30" w:rsidRDefault="00904B30" w:rsidP="00904B30">
      <w:pPr>
        <w:spacing w:after="120" w:line="276" w:lineRule="auto"/>
        <w:jc w:val="both"/>
      </w:pPr>
      <w:r>
        <w:rPr>
          <w:rFonts w:ascii="Times New Roman" w:eastAsia="標楷體" w:hAnsi="Times New Roman" w:hint="eastAsia"/>
        </w:rPr>
        <w:t>牙齒</w:t>
      </w:r>
      <w:r w:rsidR="00D35810">
        <w:rPr>
          <w:rFonts w:ascii="Times New Roman" w:eastAsia="標楷體" w:hAnsi="Times New Roman"/>
        </w:rPr>
        <w:t>實例分割採用</w:t>
      </w:r>
      <w:r w:rsidR="00D35810">
        <w:rPr>
          <w:rFonts w:ascii="Times New Roman" w:eastAsia="標楷體" w:hAnsi="Times New Roman"/>
        </w:rPr>
        <w:t xml:space="preserve"> Ultralytics YOLO </w:t>
      </w:r>
      <w:r w:rsidR="00D35810">
        <w:rPr>
          <w:rFonts w:ascii="Times New Roman" w:eastAsia="標楷體" w:hAnsi="Times New Roman"/>
        </w:rPr>
        <w:t>之分割版本，基礎權重為</w:t>
      </w:r>
      <w:r w:rsidR="00D35810">
        <w:rPr>
          <w:rFonts w:ascii="Times New Roman" w:eastAsia="標楷體" w:hAnsi="Times New Roman"/>
        </w:rPr>
        <w:t xml:space="preserve"> </w:t>
      </w:r>
      <w:r w:rsidR="00D35810">
        <w:rPr>
          <w:rFonts w:ascii="Times New Roman" w:eastAsia="標楷體" w:hAnsi="Times New Roman"/>
          <w:b/>
          <w:bCs/>
        </w:rPr>
        <w:t>yolo11n-seg.pt</w:t>
      </w:r>
      <w:r w:rsidR="00D35810">
        <w:rPr>
          <w:rFonts w:ascii="Times New Roman" w:eastAsia="標楷體" w:hAnsi="Times New Roman"/>
        </w:rPr>
        <w:t>。超參數設定為：</w:t>
      </w:r>
      <w:r w:rsidR="00545450">
        <w:rPr>
          <w:rFonts w:ascii="Times New Roman" w:eastAsia="標楷體" w:hAnsi="Times New Roman" w:hint="eastAsia"/>
        </w:rPr>
        <w:t>影像大小</w:t>
      </w:r>
      <w:r w:rsidR="00545450">
        <w:rPr>
          <w:rFonts w:ascii="Times New Roman" w:eastAsia="標楷體" w:hAnsi="Times New Roman" w:hint="eastAsia"/>
        </w:rPr>
        <w:t xml:space="preserve">640 </w:t>
      </w:r>
      <w:r w:rsidR="00545450">
        <w:t xml:space="preserve">× </w:t>
      </w:r>
      <w:r w:rsidR="00D35810">
        <w:rPr>
          <w:rFonts w:ascii="Times New Roman" w:eastAsia="標楷體" w:hAnsi="Times New Roman"/>
        </w:rPr>
        <w:t>640</w:t>
      </w:r>
      <w:r w:rsidR="00D35810">
        <w:rPr>
          <w:rFonts w:ascii="Times New Roman" w:eastAsia="標楷體" w:hAnsi="Times New Roman"/>
        </w:rPr>
        <w:t>、</w:t>
      </w:r>
      <w:r w:rsidR="00D35810">
        <w:rPr>
          <w:rFonts w:ascii="Times New Roman" w:eastAsia="標楷體" w:hAnsi="Times New Roman"/>
        </w:rPr>
        <w:t>150 epochs</w:t>
      </w:r>
      <w:r w:rsidR="00D35810">
        <w:rPr>
          <w:rFonts w:ascii="Times New Roman" w:eastAsia="標楷體" w:hAnsi="Times New Roman"/>
        </w:rPr>
        <w:t>、</w:t>
      </w:r>
      <w:r w:rsidR="00D35810">
        <w:rPr>
          <w:rFonts w:ascii="Times New Roman" w:eastAsia="標楷體" w:hAnsi="Times New Roman"/>
        </w:rPr>
        <w:t>batch 4</w:t>
      </w:r>
      <w:r w:rsidR="00D35810">
        <w:rPr>
          <w:rFonts w:ascii="Times New Roman" w:eastAsia="標楷體" w:hAnsi="Times New Roman"/>
        </w:rPr>
        <w:t>、</w:t>
      </w:r>
      <w:r w:rsidR="00D35810">
        <w:rPr>
          <w:rFonts w:ascii="Times New Roman" w:eastAsia="標楷體" w:hAnsi="Times New Roman"/>
        </w:rPr>
        <w:t>AdamW</w:t>
      </w:r>
      <w:r w:rsidR="00D35810">
        <w:rPr>
          <w:rFonts w:ascii="Times New Roman" w:eastAsia="標楷體" w:hAnsi="Times New Roman"/>
        </w:rPr>
        <w:t>、</w:t>
      </w:r>
      <w:r w:rsidR="00D35810">
        <w:rPr>
          <w:rFonts w:ascii="Times New Roman" w:eastAsia="標楷體" w:hAnsi="Times New Roman"/>
        </w:rPr>
        <w:t>lr0 = 0.001</w:t>
      </w:r>
      <w:r w:rsidR="00D35810">
        <w:rPr>
          <w:rFonts w:ascii="Times New Roman" w:eastAsia="標楷體" w:hAnsi="Times New Roman"/>
        </w:rPr>
        <w:t>、</w:t>
      </w:r>
      <w:r w:rsidR="00D35810">
        <w:rPr>
          <w:rFonts w:ascii="Times New Roman" w:eastAsia="標楷體" w:hAnsi="Times New Roman"/>
        </w:rPr>
        <w:t xml:space="preserve">AMP </w:t>
      </w:r>
      <w:r w:rsidR="00D35810">
        <w:rPr>
          <w:rFonts w:ascii="Times New Roman" w:eastAsia="標楷體" w:hAnsi="Times New Roman"/>
        </w:rPr>
        <w:t>關閉、</w:t>
      </w:r>
      <w:r w:rsidR="00D35810">
        <w:rPr>
          <w:rFonts w:ascii="Times New Roman" w:eastAsia="標楷體" w:hAnsi="Times New Roman"/>
        </w:rPr>
        <w:t>patience = 0</w:t>
      </w:r>
      <w:r w:rsidR="00D35810">
        <w:rPr>
          <w:rFonts w:ascii="Times New Roman" w:eastAsia="標楷體" w:hAnsi="Times New Roman"/>
        </w:rPr>
        <w:t>；資料增強為旋轉</w:t>
      </w:r>
      <w:r w:rsidR="00D35810">
        <w:rPr>
          <w:rFonts w:ascii="Times New Roman" w:eastAsia="標楷體" w:hAnsi="Times New Roman"/>
        </w:rPr>
        <w:t xml:space="preserve"> ±10°</w:t>
      </w:r>
      <w:r w:rsidR="00D35810">
        <w:rPr>
          <w:rFonts w:ascii="Times New Roman" w:eastAsia="標楷體" w:hAnsi="Times New Roman"/>
        </w:rPr>
        <w:t>、平移</w:t>
      </w:r>
      <w:r w:rsidR="00D35810">
        <w:rPr>
          <w:rFonts w:ascii="Times New Roman" w:eastAsia="標楷體" w:hAnsi="Times New Roman"/>
        </w:rPr>
        <w:t xml:space="preserve"> 0.05</w:t>
      </w:r>
      <w:r w:rsidR="00D35810">
        <w:rPr>
          <w:rFonts w:ascii="Times New Roman" w:eastAsia="標楷體" w:hAnsi="Times New Roman"/>
        </w:rPr>
        <w:t>、縮放</w:t>
      </w:r>
      <w:r w:rsidR="00D35810">
        <w:rPr>
          <w:rFonts w:ascii="Times New Roman" w:eastAsia="標楷體" w:hAnsi="Times New Roman"/>
        </w:rPr>
        <w:t xml:space="preserve"> 0.1</w:t>
      </w:r>
      <w:r w:rsidR="00D35810">
        <w:rPr>
          <w:rFonts w:ascii="Times New Roman" w:eastAsia="標楷體" w:hAnsi="Times New Roman"/>
        </w:rPr>
        <w:t>、</w:t>
      </w:r>
      <w:r w:rsidR="00D35810">
        <w:rPr>
          <w:rFonts w:ascii="Times New Roman" w:eastAsia="標楷體" w:hAnsi="Times New Roman"/>
        </w:rPr>
        <w:t>mosaic 0.3</w:t>
      </w:r>
      <w:r w:rsidR="00D35810">
        <w:rPr>
          <w:rFonts w:ascii="Times New Roman" w:eastAsia="標楷體" w:hAnsi="Times New Roman"/>
        </w:rPr>
        <w:t>，</w:t>
      </w:r>
      <w:r>
        <w:rPr>
          <w:rFonts w:ascii="Times New Roman" w:eastAsia="標楷體" w:hAnsi="Times New Roman"/>
        </w:rPr>
        <w:t>不作左右翻轉以保留牙齒之生理方向性</w:t>
      </w:r>
      <w:r w:rsidR="00D35810">
        <w:rPr>
          <w:rFonts w:ascii="Times New Roman" w:eastAsia="標楷體" w:hAnsi="Times New Roman"/>
        </w:rPr>
        <w:t>，因牙齒具有生理方向性。訓練</w:t>
      </w:r>
      <w:r w:rsidR="00D35810">
        <w:rPr>
          <w:rFonts w:ascii="Times New Roman" w:eastAsia="標楷體" w:hAnsi="Times New Roman"/>
        </w:rPr>
        <w:t>/</w:t>
      </w:r>
      <w:r w:rsidR="00D35810">
        <w:rPr>
          <w:rFonts w:ascii="Times New Roman" w:eastAsia="標楷體" w:hAnsi="Times New Roman"/>
        </w:rPr>
        <w:t>驗證集以固定種子</w:t>
      </w:r>
      <w:r w:rsidR="00D35810">
        <w:rPr>
          <w:rFonts w:ascii="Times New Roman" w:eastAsia="標楷體" w:hAnsi="Times New Roman"/>
        </w:rPr>
        <w:t xml:space="preserve"> 42 </w:t>
      </w:r>
      <w:r w:rsidR="00D35810">
        <w:rPr>
          <w:rFonts w:ascii="Times New Roman" w:eastAsia="標楷體" w:hAnsi="Times New Roman"/>
        </w:rPr>
        <w:t>按</w:t>
      </w:r>
      <w:r w:rsidR="00D35810">
        <w:rPr>
          <w:rFonts w:ascii="Times New Roman" w:eastAsia="標楷體" w:hAnsi="Times New Roman"/>
        </w:rPr>
        <w:t xml:space="preserve"> 8:2 </w:t>
      </w:r>
      <w:r w:rsidR="00D35810">
        <w:rPr>
          <w:rFonts w:ascii="Times New Roman" w:eastAsia="標楷體" w:hAnsi="Times New Roman"/>
        </w:rPr>
        <w:t>切分，所有訓練種子共用同一組驗證集。</w:t>
      </w:r>
    </w:p>
    <w:p w14:paraId="68C87B59" w14:textId="48E4BD65" w:rsidR="00904B30" w:rsidRPr="00904B30" w:rsidRDefault="00904B30" w:rsidP="00904B30">
      <w:pPr>
        <w:spacing w:after="120" w:line="276" w:lineRule="auto"/>
        <w:jc w:val="both"/>
        <w:rPr>
          <w:color w:val="FF0000"/>
        </w:rPr>
      </w:pPr>
      <w:r w:rsidRPr="00904B30">
        <w:rPr>
          <w:rFonts w:ascii="Times New Roman" w:eastAsia="標楷體" w:hAnsi="Times New Roman"/>
          <w:color w:val="FF0000"/>
        </w:rPr>
        <w:t>為量化訓練隨機性之影響，固定資料切分，僅改變訓練種子（</w:t>
      </w:r>
      <w:r w:rsidRPr="00904B30">
        <w:rPr>
          <w:rFonts w:ascii="Times New Roman" w:eastAsia="標楷體" w:hAnsi="Times New Roman"/>
          <w:color w:val="FF0000"/>
        </w:rPr>
        <w:t>0–4</w:t>
      </w:r>
      <w:r w:rsidRPr="00904B30">
        <w:rPr>
          <w:rFonts w:ascii="Times New Roman" w:eastAsia="標楷體" w:hAnsi="Times New Roman"/>
          <w:color w:val="FF0000"/>
        </w:rPr>
        <w:t xml:space="preserve">）各訓練一次</w:t>
      </w:r>
      <w:del w:id="9000" w:author="Claude" w:date="2026-10-24T00:00:00Z">
        <w:r w:rsidRPr="00904B30">
          <w:rPr>
            <w:rFonts w:ascii="Times New Roman" w:eastAsia="標楷體" w:hAnsi="Times New Roman"/>
            <w:color w:val="FF0000"/>
          </w:rPr>
          <w:delText xml:space="preserve">，所有結果以</w:delText>
        </w:r>
      </w:del>
      <w:del w:id="9001" w:author="Claude" w:date="2026-10-24T00:00:00Z">
        <w:r w:rsidRPr="00904B30">
          <w:rPr>
            <w:rFonts w:ascii="Times New Roman" w:eastAsia="標楷體" w:hAnsi="Times New Roman"/>
            <w:color w:val="FF0000"/>
          </w:rPr>
          <w:delText xml:space="preserve"> 5 </w:delText>
        </w:r>
      </w:del>
      <w:del w:id="9002" w:author="Claude" w:date="2026-10-24T00:00:00Z">
        <w:r w:rsidRPr="00904B30">
          <w:rPr>
            <w:rFonts w:ascii="Times New Roman" w:eastAsia="標楷體" w:hAnsi="Times New Roman"/>
            <w:color w:val="FF0000"/>
          </w:rPr>
          <w:delText xml:space="preserve">個種子之平均</w:delText>
        </w:r>
      </w:del>
      <w:del w:id="9003" w:author="Claude" w:date="2026-10-24T00:00:00Z">
        <w:r w:rsidRPr="00904B30">
          <w:rPr>
            <w:rFonts w:ascii="Times New Roman" w:eastAsia="標楷體" w:hAnsi="Times New Roman"/>
            <w:color w:val="FF0000"/>
          </w:rPr>
          <w:delText xml:space="preserve"> ± </w:delText>
        </w:r>
      </w:del>
      <w:del w:id="9004" w:author="Claude" w:date="2026-10-24T00:00:00Z">
        <w:r w:rsidRPr="00904B30">
          <w:rPr>
            <w:rFonts w:ascii="Times New Roman" w:eastAsia="標楷體" w:hAnsi="Times New Roman"/>
            <w:color w:val="FF0000"/>
          </w:rPr>
          <w:delText xml:space="preserve">標準差報告。</w:delText>
        </w:r>
      </w:del>
      <w:ins w:id="9005" w:author="Claude" w:date="2026-10-24T00:00:00Z">
        <w:r>
          <w:rPr>
            <w:rFonts w:ascii="Times New Roman" w:eastAsia="標楷體" w:hAnsi="Times New Roman"/>
            <w:color w:val="FF0000"/>
          </w:rPr>
          <w:t xml:space="preserve">；後續推論與根管充填長度估測均採用單一代表模型（seed = 4），其選取依據與種子間差異於結果一節報告。</w:t>
        </w:r>
      </w:ins>
      <w:r w:rsidRPr="00904B30">
        <w:rPr>
          <w:rFonts w:ascii="Times New Roman" w:eastAsia="標楷體" w:hAnsi="Times New Roman"/>
          <w:color w:val="FF0000"/>
        </w:rPr>
        <w:t xml:space="preserve">推論時（</w:t>
      </w:r>
      <w:r w:rsidRPr="00904B30">
        <w:rPr>
          <w:rFonts w:ascii="Times New Roman" w:eastAsia="標楷體" w:hAnsi="Times New Roman"/>
          <w:color w:val="FF0000"/>
        </w:rPr>
        <w:t>conf ≥ 0.15</w:t>
      </w:r>
      <w:r w:rsidRPr="00904B30">
        <w:rPr>
          <w:rFonts w:ascii="Times New Roman" w:eastAsia="標楷體" w:hAnsi="Times New Roman"/>
          <w:color w:val="FF0000"/>
        </w:rPr>
        <w:t>）每個預測遮罩先填實並以</w:t>
      </w:r>
      <w:r w:rsidRPr="00904B30">
        <w:rPr>
          <w:rFonts w:ascii="Times New Roman" w:eastAsia="標楷體" w:hAnsi="Times New Roman"/>
          <w:color w:val="FF0000"/>
        </w:rPr>
        <w:t xml:space="preserve"> 3×3 </w:t>
      </w:r>
      <w:r w:rsidRPr="00904B30">
        <w:rPr>
          <w:rFonts w:ascii="Times New Roman" w:eastAsia="標楷體" w:hAnsi="Times New Roman"/>
          <w:color w:val="FF0000"/>
        </w:rPr>
        <w:t>開運算去除細連線，僅保留最大連通區以排除分割碎塊；目標牙以遮罩外接框與參考框</w:t>
      </w:r>
      <w:r w:rsidRPr="00904B30">
        <w:rPr>
          <w:rFonts w:ascii="Times New Roman" w:eastAsia="標楷體" w:hAnsi="Times New Roman"/>
          <w:color w:val="FF0000"/>
        </w:rPr>
        <w:t xml:space="preserve"> IoU </w:t>
      </w:r>
      <w:r w:rsidRPr="00904B30">
        <w:rPr>
          <w:rFonts w:ascii="Times New Roman" w:eastAsia="標楷體" w:hAnsi="Times New Roman"/>
          <w:color w:val="FF0000"/>
        </w:rPr>
        <w:t>最高者選取。</w:t>
      </w:r>
    </w:p>
    <w:p w14:paraId="0A752039" w14:textId="5AE2D956" w:rsidR="007E724B" w:rsidRDefault="007E724B" w:rsidP="00904B30">
      <w:pPr>
        <w:pStyle w:val="2"/>
        <w:spacing w:before="200" w:line="276" w:lineRule="auto"/>
      </w:pPr>
      <w:r>
        <w:rPr>
          <w:rFonts w:ascii="Times New Roman" w:eastAsia="標楷體" w:hAnsi="Times New Roman"/>
          <w:sz w:val="26"/>
          <w:szCs w:val="26"/>
        </w:rPr>
        <w:lastRenderedPageBreak/>
        <w:t>根管充填長度評估方法</w:t>
      </w:r>
    </w:p>
    <w:p w14:paraId="4A61D172" w14:textId="77777777" w:rsidR="007E724B" w:rsidRDefault="007E724B" w:rsidP="00904B30">
      <w:pPr>
        <w:spacing w:after="120" w:line="276" w:lineRule="auto"/>
        <w:jc w:val="both"/>
      </w:pPr>
      <w:r>
        <w:rPr>
          <w:rFonts w:ascii="Times New Roman" w:eastAsia="標楷體" w:hAnsi="Times New Roman"/>
        </w:rPr>
        <w:t>長度量測如圖</w:t>
      </w:r>
      <w:r>
        <w:rPr>
          <w:rFonts w:ascii="Times New Roman" w:eastAsia="標楷體" w:hAnsi="Times New Roman"/>
        </w:rPr>
        <w:t>1(B)</w:t>
      </w:r>
      <w:r>
        <w:rPr>
          <w:rFonts w:ascii="Times New Roman" w:eastAsia="標楷體" w:hAnsi="Times New Roman"/>
        </w:rPr>
        <w:t>。對所選遮罩之多邊形頂點進行主成分分析求得質心</w:t>
      </w:r>
      <w:r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/>
          <w:i/>
          <w:iCs/>
        </w:rPr>
        <w:t>c</w:t>
      </w:r>
      <w:r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/>
        </w:rPr>
        <w:t>與第一主軸單位向量</w:t>
      </w:r>
      <w:r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/>
          <w:i/>
          <w:iCs/>
        </w:rPr>
        <w:t>u</w:t>
      </w:r>
      <w:r>
        <w:rPr>
          <w:rFonts w:ascii="Times New Roman" w:eastAsia="標楷體" w:hAnsi="Times New Roman"/>
        </w:rPr>
        <w:t>，將頂點投影至主軸後取投影最小與最大者為兩端點</w:t>
      </w:r>
      <w:r>
        <w:rPr>
          <w:rFonts w:ascii="Times New Roman" w:eastAsia="標楷體" w:hAnsi="Times New Roman"/>
        </w:rPr>
        <w:t xml:space="preserve"> A</w:t>
      </w:r>
      <w:r>
        <w:rPr>
          <w:rFonts w:ascii="Times New Roman" w:eastAsia="標楷體" w:hAnsi="Times New Roman"/>
        </w:rPr>
        <w:t>（切端）與</w:t>
      </w:r>
      <w:r>
        <w:rPr>
          <w:rFonts w:ascii="Times New Roman" w:eastAsia="標楷體" w:hAnsi="Times New Roman"/>
        </w:rPr>
        <w:t xml:space="preserve"> B</w:t>
      </w:r>
      <w:r>
        <w:rPr>
          <w:rFonts w:ascii="Times New Roman" w:eastAsia="標楷體" w:hAnsi="Times New Roman"/>
        </w:rPr>
        <w:t>（根尖端），像素長度</w:t>
      </w:r>
      <w:r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/>
          <w:i/>
          <w:iCs/>
        </w:rPr>
        <w:t>L</w:t>
      </w:r>
      <w:r>
        <w:rPr>
          <w:rFonts w:ascii="Times New Roman" w:eastAsia="標楷體" w:hAnsi="Times New Roman"/>
        </w:rPr>
        <w:t xml:space="preserve">ₚₓ </w:t>
      </w:r>
      <w:r>
        <w:rPr>
          <w:rFonts w:ascii="Times New Roman" w:eastAsia="標楷體" w:hAnsi="Times New Roman"/>
        </w:rPr>
        <w:t>依</w:t>
      </w:r>
      <w:r>
        <w:rPr>
          <w:rFonts w:ascii="Times New Roman" w:eastAsia="標楷體" w:hAnsi="Times New Roman"/>
        </w:rPr>
        <w:t xml:space="preserve"> (1) </w:t>
      </w:r>
      <w:r>
        <w:rPr>
          <w:rFonts w:ascii="Times New Roman" w:eastAsia="標楷體" w:hAnsi="Times New Roman"/>
        </w:rPr>
        <w:t>計算，並乘以前處理記錄之</w:t>
      </w:r>
      <w:r>
        <w:rPr>
          <w:rFonts w:ascii="Times New Roman" w:eastAsia="標楷體" w:hAnsi="Times New Roman"/>
        </w:rPr>
        <w:t xml:space="preserve"> scale </w:t>
      </w:r>
      <w:r>
        <w:rPr>
          <w:rFonts w:ascii="Times New Roman" w:eastAsia="標楷體" w:hAnsi="Times New Roman"/>
        </w:rPr>
        <w:t>還原至原圖像素空間。</w:t>
      </w:r>
      <w:r>
        <w:rPr>
          <w:rFonts w:ascii="Times New Roman" w:eastAsia="標楷體" w:hAnsi="Times New Roman"/>
        </w:rPr>
        <w:t xml:space="preserve">A/B </w:t>
      </w:r>
      <w:r>
        <w:rPr>
          <w:rFonts w:ascii="Times New Roman" w:eastAsia="標楷體" w:hAnsi="Times New Roman"/>
        </w:rPr>
        <w:t>之方向依</w:t>
      </w:r>
      <w:r>
        <w:rPr>
          <w:rFonts w:ascii="Times New Roman" w:eastAsia="標楷體" w:hAnsi="Times New Roman"/>
        </w:rPr>
        <w:t xml:space="preserve"> FDI </w:t>
      </w:r>
      <w:r>
        <w:rPr>
          <w:rFonts w:ascii="Times New Roman" w:eastAsia="標楷體" w:hAnsi="Times New Roman"/>
        </w:rPr>
        <w:t>牙位決定（上顎牙冠朝下、下顎牙冠朝上），無牙位資訊時以兩端各</w:t>
      </w:r>
      <w:r>
        <w:rPr>
          <w:rFonts w:ascii="Times New Roman" w:eastAsia="標楷體" w:hAnsi="Times New Roman"/>
        </w:rPr>
        <w:t xml:space="preserve"> 30% </w:t>
      </w:r>
      <w:r>
        <w:rPr>
          <w:rFonts w:ascii="Times New Roman" w:eastAsia="標楷體" w:hAnsi="Times New Roman"/>
        </w:rPr>
        <w:t>長度內之平均寬度較大者為牙冠。</w:t>
      </w:r>
    </w:p>
    <w:p w14:paraId="25ACD8BC" w14:textId="77777777" w:rsidR="007E724B" w:rsidRDefault="007E724B" w:rsidP="00904B30">
      <w:pPr>
        <w:tabs>
          <w:tab w:val="center" w:pos="4680"/>
          <w:tab w:val="right" w:pos="9360"/>
        </w:tabs>
        <w:spacing w:after="120" w:line="276" w:lineRule="auto"/>
      </w:pPr>
      <w:r>
        <w:rPr>
          <w:rFonts w:ascii="Times New Roman" w:eastAsia="標楷體" w:hAnsi="Times New Roma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px</m:t>
            </m:r>
          </m:sub>
        </m:sSub>
        <m:r>
          <w:rPr>
            <w:rFonts w:ascii="Cambria Math" w:hAnsi="Cambria Math"/>
          </w:rPr>
          <m:t xml:space="preserve"> = ‖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 xml:space="preserve">‖,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A,B</m:t>
            </m:r>
          </m:sub>
        </m:sSub>
        <m:r>
          <w:rPr>
            <w:rFonts w:ascii="Cambria Math" w:hAnsi="Cambria Math"/>
          </w:rPr>
          <m:t xml:space="preserve"> = c + u · min/max</m:t>
        </m:r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[(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- c)·u]</m:t>
        </m:r>
      </m:oMath>
      <w:r>
        <w:rPr>
          <w:rFonts w:ascii="Times New Roman" w:eastAsia="標楷體" w:hAnsi="Times New Roman"/>
        </w:rPr>
        <w:tab/>
        <w:t>(1)</w:t>
      </w:r>
    </w:p>
    <w:p w14:paraId="7303615C" w14:textId="77777777" w:rsidR="007E724B" w:rsidRDefault="007E724B" w:rsidP="00904B30">
      <w:pPr>
        <w:spacing w:after="120" w:line="276" w:lineRule="auto"/>
        <w:jc w:val="both"/>
      </w:pPr>
      <w:r>
        <w:rPr>
          <w:rFonts w:ascii="Times New Roman" w:eastAsia="標楷體" w:hAnsi="Times New Roman"/>
        </w:rPr>
        <w:t>由於影像來自不同解析度之匯出設定，各影像之</w:t>
      </w:r>
      <w:r>
        <w:rPr>
          <w:rFonts w:ascii="Times New Roman" w:eastAsia="標楷體" w:hAnsi="Times New Roman"/>
        </w:rPr>
        <w:t xml:space="preserve"> px/mm </w:t>
      </w:r>
      <w:r>
        <w:rPr>
          <w:rFonts w:ascii="Times New Roman" w:eastAsia="標楷體" w:hAnsi="Times New Roman"/>
        </w:rPr>
        <w:t>刻度不一致（整體變異係數約</w:t>
      </w:r>
      <w:r>
        <w:rPr>
          <w:rFonts w:ascii="Times New Roman" w:eastAsia="標楷體" w:hAnsi="Times New Roman"/>
        </w:rPr>
        <w:t xml:space="preserve"> 0.41</w:t>
      </w:r>
      <w:r>
        <w:rPr>
          <w:rFonts w:ascii="Times New Roman" w:eastAsia="標楷體" w:hAnsi="Times New Roman"/>
        </w:rPr>
        <w:t>，同一整張影像尺寸內僅</w:t>
      </w:r>
      <w:r>
        <w:rPr>
          <w:rFonts w:ascii="Times New Roman" w:eastAsia="標楷體" w:hAnsi="Times New Roman"/>
        </w:rPr>
        <w:t xml:space="preserve"> 0.05–0.10</w:t>
      </w:r>
      <w:r>
        <w:rPr>
          <w:rFonts w:ascii="Times New Roman" w:eastAsia="標楷體" w:hAnsi="Times New Roman"/>
        </w:rPr>
        <w:t>）。因此依</w:t>
      </w:r>
      <w:r>
        <w:rPr>
          <w:rFonts w:ascii="Times New Roman" w:eastAsia="標楷體" w:hAnsi="Times New Roman"/>
        </w:rPr>
        <w:t xml:space="preserve"> (2) </w:t>
      </w:r>
      <w:r>
        <w:rPr>
          <w:rFonts w:ascii="Times New Roman" w:eastAsia="標楷體" w:hAnsi="Times New Roman"/>
        </w:rPr>
        <w:t>將像素長度正規化為「長邊</w:t>
      </w:r>
      <w:r>
        <w:rPr>
          <w:rFonts w:ascii="Times New Roman" w:eastAsia="標楷體" w:hAnsi="Times New Roman"/>
        </w:rPr>
        <w:t xml:space="preserve"> 1200 px </w:t>
      </w:r>
      <w:r>
        <w:rPr>
          <w:rFonts w:ascii="Times New Roman" w:eastAsia="標楷體" w:hAnsi="Times New Roman"/>
        </w:rPr>
        <w:t>等效像素」，其中</w:t>
      </w:r>
      <w:r>
        <w:rPr>
          <w:rFonts w:ascii="Times New Roman" w:eastAsia="標楷體" w:hAnsi="Times New Roman"/>
        </w:rPr>
        <w:t xml:space="preserve"> S </w:t>
      </w:r>
      <w:r>
        <w:rPr>
          <w:rFonts w:ascii="Times New Roman" w:eastAsia="標楷體" w:hAnsi="Times New Roman"/>
        </w:rPr>
        <w:t>為整張影像之長邊像素數；此正規化僅使用影像尺寸，未使用任何</w:t>
      </w:r>
      <w:r>
        <w:rPr>
          <w:rFonts w:ascii="Times New Roman" w:eastAsia="標楷體" w:hAnsi="Times New Roman"/>
        </w:rPr>
        <w:t xml:space="preserve"> mm </w:t>
      </w:r>
      <w:r>
        <w:rPr>
          <w:rFonts w:ascii="Times New Roman" w:eastAsia="標楷體" w:hAnsi="Times New Roman"/>
        </w:rPr>
        <w:t>參考值。</w:t>
      </w:r>
    </w:p>
    <w:p w14:paraId="63BB080C" w14:textId="77777777" w:rsidR="007E724B" w:rsidRDefault="007E724B" w:rsidP="00904B30">
      <w:pPr>
        <w:tabs>
          <w:tab w:val="center" w:pos="4680"/>
          <w:tab w:val="right" w:pos="9360"/>
        </w:tabs>
        <w:spacing w:after="120" w:line="276" w:lineRule="auto"/>
      </w:pPr>
      <w:r>
        <w:rPr>
          <w:rFonts w:ascii="Times New Roman" w:eastAsia="標楷體" w:hAnsi="Times New Roma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norm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px</m:t>
            </m:r>
          </m:sub>
        </m:sSub>
        <m:r>
          <w:rPr>
            <w:rFonts w:ascii="Cambria Math" w:hAnsi="Cambria Math"/>
          </w:rPr>
          <m:t xml:space="preserve"> × 1200 / S</m:t>
        </m:r>
      </m:oMath>
      <w:r>
        <w:rPr>
          <w:rFonts w:ascii="Times New Roman" w:eastAsia="標楷體" w:hAnsi="Times New Roman"/>
        </w:rPr>
        <w:tab/>
        <w:t>(2)</w:t>
      </w:r>
    </w:p>
    <w:p w14:paraId="1930977E" w14:textId="325B4ECA" w:rsidR="007E724B" w:rsidRDefault="007E724B" w:rsidP="00904B30">
      <w:pPr>
        <w:spacing w:after="120" w:line="276" w:lineRule="auto"/>
        <w:jc w:val="both"/>
      </w:pPr>
      <w:r>
        <w:rPr>
          <w:rFonts w:ascii="Times New Roman" w:eastAsia="標楷體" w:hAnsi="Times New Roman"/>
        </w:rPr>
        <w:t>最後以</w:t>
      </w:r>
      <w:r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/>
          <w:i/>
          <w:iCs/>
        </w:rPr>
        <w:t>L</w:t>
      </w:r>
      <w:r>
        <w:rPr>
          <w:rFonts w:ascii="Times New Roman" w:eastAsia="標楷體" w:hAnsi="Times New Roman"/>
        </w:rPr>
        <w:t xml:space="preserve">ₙₒᵣₘ </w:t>
      </w:r>
      <w:r>
        <w:rPr>
          <w:rFonts w:ascii="Times New Roman" w:eastAsia="標楷體" w:hAnsi="Times New Roman"/>
        </w:rPr>
        <w:t>為唯一輸入，以牙醫師記錄之充填物長度為目標，訓練前饋類神經網路（</w:t>
      </w:r>
      <w:r>
        <w:rPr>
          <w:rFonts w:ascii="Times New Roman" w:eastAsia="標楷體" w:hAnsi="Times New Roman"/>
        </w:rPr>
        <w:t>MATLAB fitnet</w:t>
      </w:r>
      <w:r>
        <w:rPr>
          <w:rFonts w:ascii="Times New Roman" w:eastAsia="標楷體" w:hAnsi="Times New Roman"/>
        </w:rPr>
        <w:t>；</w:t>
      </w:r>
      <w:r>
        <w:rPr>
          <w:rFonts w:ascii="Times New Roman" w:eastAsia="標楷體" w:hAnsi="Times New Roman"/>
        </w:rPr>
        <w:t xml:space="preserve">1 </w:t>
      </w:r>
      <w:r>
        <w:rPr>
          <w:rFonts w:ascii="Times New Roman" w:eastAsia="標楷體" w:hAnsi="Times New Roman"/>
        </w:rPr>
        <w:t>隱藏層</w:t>
      </w:r>
      <w:r>
        <w:rPr>
          <w:rFonts w:ascii="Times New Roman" w:eastAsia="標楷體" w:hAnsi="Times New Roman"/>
        </w:rPr>
        <w:t xml:space="preserve"> 5 </w:t>
      </w:r>
      <w:r>
        <w:rPr>
          <w:rFonts w:ascii="Times New Roman" w:eastAsia="標楷體" w:hAnsi="Times New Roman"/>
        </w:rPr>
        <w:t>神經元，貝氏正則化</w:t>
      </w:r>
      <w:r>
        <w:rPr>
          <w:rFonts w:ascii="Times New Roman" w:eastAsia="標楷體" w:hAnsi="Times New Roman"/>
        </w:rPr>
        <w:t xml:space="preserve"> trainbr</w:t>
      </w:r>
      <w:r w:rsidR="00541FAF">
        <w:rPr>
          <w:rFonts w:ascii="Times New Roman" w:eastAsia="標楷體" w:hAnsi="Times New Roman" w:hint="eastAsia"/>
        </w:rPr>
        <w:t>，</w:t>
      </w:r>
      <w:r>
        <w:rPr>
          <w:rFonts w:ascii="Times New Roman" w:eastAsia="標楷體" w:hAnsi="Times New Roman"/>
        </w:rPr>
        <w:t>最多</w:t>
      </w:r>
      <w:r>
        <w:rPr>
          <w:rFonts w:ascii="Times New Roman" w:eastAsia="標楷體" w:hAnsi="Times New Roman"/>
        </w:rPr>
        <w:t xml:space="preserve"> 200 epochs</w:t>
      </w:r>
      <w:r>
        <w:rPr>
          <w:rFonts w:ascii="Times New Roman" w:eastAsia="標楷體" w:hAnsi="Times New Roman"/>
        </w:rPr>
        <w:t>，輸入以訓練折之均值</w:t>
      </w:r>
      <w:r>
        <w:rPr>
          <w:rFonts w:ascii="Times New Roman" w:eastAsia="標楷體" w:hAnsi="Times New Roman"/>
        </w:rPr>
        <w:t>/</w:t>
      </w:r>
      <w:r>
        <w:rPr>
          <w:rFonts w:ascii="Times New Roman" w:eastAsia="標楷體" w:hAnsi="Times New Roman"/>
        </w:rPr>
        <w:t>標準差標準化）。採</w:t>
      </w:r>
      <w:r>
        <w:rPr>
          <w:rFonts w:ascii="Times New Roman" w:eastAsia="標楷體" w:hAnsi="Times New Roman"/>
        </w:rPr>
        <w:t xml:space="preserve"> 5 </w:t>
      </w:r>
      <w:r>
        <w:rPr>
          <w:rFonts w:ascii="Times New Roman" w:eastAsia="標楷體" w:hAnsi="Times New Roman"/>
        </w:rPr>
        <w:t>折交叉驗證（固定種子</w:t>
      </w:r>
      <w:r>
        <w:rPr>
          <w:rFonts w:ascii="Times New Roman" w:eastAsia="標楷體" w:hAnsi="Times New Roman"/>
        </w:rPr>
        <w:t xml:space="preserve"> 42</w:t>
      </w:r>
      <w:r>
        <w:rPr>
          <w:rFonts w:ascii="Times New Roman" w:eastAsia="標楷體" w:hAnsi="Times New Roman"/>
        </w:rPr>
        <w:t>，</w:t>
      </w:r>
      <w:r>
        <w:rPr>
          <w:rFonts w:ascii="Times New Roman" w:eastAsia="標楷體" w:hAnsi="Times New Roman"/>
        </w:rPr>
        <w:t>n = 26</w:t>
      </w:r>
      <w:r>
        <w:rPr>
          <w:rFonts w:ascii="Times New Roman" w:eastAsia="標楷體" w:hAnsi="Times New Roman"/>
        </w:rPr>
        <w:t xml:space="preserve">）</w:t>
      </w:r>
      <w:del w:id="9006" w:author="Claude" w:date="2026-10-24T00:00:00Z">
        <w:r>
          <w:rPr>
            <w:rFonts w:ascii="Times New Roman" w:eastAsia="標楷體" w:hAnsi="Times New Roman"/>
          </w:rPr>
          <w:delText xml:space="preserve">並重複</w:delText>
        </w:r>
      </w:del>
      <w:del w:id="9007" w:author="Claude" w:date="2026-10-24T00:00:00Z">
        <w:r>
          <w:rPr>
            <w:rFonts w:ascii="Times New Roman" w:eastAsia="標楷體" w:hAnsi="Times New Roman"/>
          </w:rPr>
          <w:delText xml:space="preserve"> 10 </w:delText>
        </w:r>
      </w:del>
      <w:del w:id="9008" w:author="Claude" w:date="2026-10-24T00:00:00Z">
        <w:r>
          <w:rPr>
            <w:rFonts w:ascii="Times New Roman" w:eastAsia="標楷體" w:hAnsi="Times New Roman"/>
          </w:rPr>
          <w:delText xml:space="preserve">次（種子</w:delText>
        </w:r>
      </w:del>
      <w:del w:id="9009" w:author="Claude" w:date="2026-10-24T00:00:00Z">
        <w:r>
          <w:rPr>
            <w:rFonts w:ascii="Times New Roman" w:eastAsia="標楷體" w:hAnsi="Times New Roman"/>
          </w:rPr>
          <w:delText xml:space="preserve"> 43–52</w:delText>
        </w:r>
      </w:del>
      <w:del w:id="9010" w:author="Claude" w:date="2026-10-24T00:00:00Z">
        <w:r>
          <w:rPr>
            <w:rFonts w:ascii="Times New Roman" w:eastAsia="標楷體" w:hAnsi="Times New Roman"/>
          </w:rPr>
          <w:delText xml:space="preserve">），以</w:delText>
        </w:r>
      </w:del>
      <w:del w:id="9011" w:author="Claude" w:date="2026-10-24T00:00:00Z">
        <w:r>
          <w:rPr>
            <w:rFonts w:ascii="Times New Roman" w:eastAsia="標楷體" w:hAnsi="Times New Roman"/>
          </w:rPr>
          <w:delText xml:space="preserve"> out-of-fold </w:delText>
        </w:r>
      </w:del>
      <w:del w:id="9012" w:author="Claude" w:date="2026-10-24T00:00:00Z">
        <w:r>
          <w:rPr>
            <w:rFonts w:ascii="Times New Roman" w:eastAsia="標楷體" w:hAnsi="Times New Roman"/>
          </w:rPr>
          <w:delText xml:space="preserve">預測計算指標後取</w:delText>
        </w:r>
      </w:del>
      <w:del w:id="9013" w:author="Claude" w:date="2026-10-24T00:00:00Z">
        <w:r>
          <w:rPr>
            <w:rFonts w:ascii="Times New Roman" w:eastAsia="標楷體" w:hAnsi="Times New Roman"/>
          </w:rPr>
          <w:delText xml:space="preserve"> 10 </w:delText>
        </w:r>
      </w:del>
      <w:del w:id="9014" w:author="Claude" w:date="2026-10-24T00:00:00Z">
        <w:r>
          <w:rPr>
            <w:rFonts w:ascii="Times New Roman" w:eastAsia="標楷體" w:hAnsi="Times New Roman"/>
          </w:rPr>
          <w:delText xml:space="preserve">次平均</w:delText>
        </w:r>
      </w:del>
      <w:del w:id="9015" w:author="Claude" w:date="2026-10-24T00:00:00Z">
        <w:r>
          <w:rPr>
            <w:rFonts w:ascii="Times New Roman" w:eastAsia="標楷體" w:hAnsi="Times New Roman"/>
          </w:rPr>
          <w:delText xml:space="preserve"> ± </w:delText>
        </w:r>
      </w:del>
      <w:del w:id="9016" w:author="Claude" w:date="2026-10-24T00:00:00Z">
        <w:r>
          <w:rPr>
            <w:rFonts w:ascii="Times New Roman" w:eastAsia="標楷體" w:hAnsi="Times New Roman"/>
          </w:rPr>
          <w:delText xml:space="preserve">標準差；</w:delText>
        </w:r>
      </w:del>
      <w:ins w:id="9017" w:author="Claude" w:date="2026-10-24T00:00:00Z">
        <w:r>
          <w:rPr>
            <w:rFonts w:ascii="Times New Roman" w:eastAsia="標楷體" w:hAnsi="Times New Roman"/>
          </w:rPr>
          <w:t xml:space="preserve">，以 out-of-fold 預測計算指標；</w:t>
        </w:r>
      </w:ins>
      <w:r>
        <w:rPr>
          <w:rFonts w:ascii="Times New Roman" w:eastAsia="標楷體" w:hAnsi="Times New Roman"/>
        </w:rPr>
        <w:t xml:space="preserve">對照組為以相同折別訓練之最小平方線性迴歸。基於臨床上寧短勿長之安全考量，最終估測值為迴歸輸出扣除</w:t>
      </w:r>
      <w:r>
        <w:rPr>
          <w:rFonts w:ascii="Times New Roman" w:eastAsia="標楷體" w:hAnsi="Times New Roman"/>
        </w:rPr>
        <w:t xml:space="preserve"> 0.5 mm </w:t>
      </w:r>
      <w:r>
        <w:rPr>
          <w:rFonts w:ascii="Times New Roman" w:eastAsia="標楷體" w:hAnsi="Times New Roman"/>
        </w:rPr>
        <w:t>之固定偏移，如</w:t>
      </w:r>
      <w:r>
        <w:rPr>
          <w:rFonts w:ascii="Times New Roman" w:eastAsia="標楷體" w:hAnsi="Times New Roman"/>
        </w:rPr>
        <w:t xml:space="preserve"> (3)</w:t>
      </w:r>
      <w:r>
        <w:rPr>
          <w:rFonts w:ascii="Times New Roman" w:eastAsia="標楷體" w:hAnsi="Times New Roman"/>
        </w:rPr>
        <w:t>。另以兩組對照評估影像資訊之貢獻：</w:t>
      </w:r>
      <w:r>
        <w:rPr>
          <w:rFonts w:ascii="Times New Roman" w:eastAsia="標楷體" w:hAnsi="Times New Roman"/>
        </w:rPr>
        <w:t xml:space="preserve">(i) </w:t>
      </w:r>
      <w:r>
        <w:rPr>
          <w:rFonts w:ascii="Times New Roman" w:eastAsia="標楷體" w:hAnsi="Times New Roman"/>
        </w:rPr>
        <w:t>冠寬比例尺</w:t>
      </w:r>
      <w:r>
        <w:rPr>
          <w:rFonts w:ascii="Times New Roman" w:eastAsia="標楷體" w:hAnsi="Times New Roman"/>
        </w:rPr>
        <w:t>——</w:t>
      </w:r>
      <w:r>
        <w:rPr>
          <w:rFonts w:ascii="Times New Roman" w:eastAsia="標楷體" w:hAnsi="Times New Roman"/>
        </w:rPr>
        <w:t>以遮罩長度與冠寬之比值乘以各牙位教科書平均冠寬（上顎正中</w:t>
      </w:r>
      <w:r>
        <w:rPr>
          <w:rFonts w:ascii="Times New Roman" w:eastAsia="標楷體" w:hAnsi="Times New Roman"/>
        </w:rPr>
        <w:t>/</w:t>
      </w:r>
      <w:r>
        <w:rPr>
          <w:rFonts w:ascii="Times New Roman" w:eastAsia="標楷體" w:hAnsi="Times New Roman"/>
        </w:rPr>
        <w:t>側門牙</w:t>
      </w:r>
      <w:r>
        <w:rPr>
          <w:rFonts w:ascii="Times New Roman" w:eastAsia="標楷體" w:hAnsi="Times New Roman"/>
        </w:rPr>
        <w:t xml:space="preserve"> 8.5/6.5 mm</w:t>
      </w:r>
      <w:r>
        <w:rPr>
          <w:rFonts w:ascii="Times New Roman" w:eastAsia="標楷體" w:hAnsi="Times New Roman"/>
        </w:rPr>
        <w:t>，下顎</w:t>
      </w:r>
      <w:r>
        <w:rPr>
          <w:rFonts w:ascii="Times New Roman" w:eastAsia="標楷體" w:hAnsi="Times New Roman"/>
        </w:rPr>
        <w:t xml:space="preserve"> 5.0/5.5 mm</w:t>
      </w:r>
      <w:r>
        <w:rPr>
          <w:rFonts w:ascii="Times New Roman" w:eastAsia="標楷體" w:hAnsi="Times New Roman"/>
        </w:rPr>
        <w:t>）；</w:t>
      </w:r>
      <w:r>
        <w:rPr>
          <w:rFonts w:ascii="Times New Roman" w:eastAsia="標楷體" w:hAnsi="Times New Roman"/>
        </w:rPr>
        <w:t xml:space="preserve">(ii) </w:t>
      </w:r>
      <w:r>
        <w:rPr>
          <w:rFonts w:ascii="Times New Roman" w:eastAsia="標楷體" w:hAnsi="Times New Roman"/>
        </w:rPr>
        <w:t>牙位基準</w:t>
      </w:r>
      <w:r>
        <w:rPr>
          <w:rFonts w:ascii="Times New Roman" w:eastAsia="標楷體" w:hAnsi="Times New Roman"/>
        </w:rPr>
        <w:t>——</w:t>
      </w:r>
      <w:r>
        <w:rPr>
          <w:rFonts w:ascii="Times New Roman" w:eastAsia="標楷體" w:hAnsi="Times New Roman"/>
        </w:rPr>
        <w:t>僅以各牙位教科書平均全長（</w:t>
      </w:r>
      <w:r>
        <w:rPr>
          <w:rFonts w:ascii="Times New Roman" w:eastAsia="標楷體" w:hAnsi="Times New Roman"/>
        </w:rPr>
        <w:t>23.5/22.0/21.0/22.0 mm</w:t>
      </w:r>
      <w:r>
        <w:rPr>
          <w:rFonts w:ascii="Times New Roman" w:eastAsia="標楷體" w:hAnsi="Times New Roman"/>
        </w:rPr>
        <w:t>）為輸入，作為不看影像之基線。</w:t>
      </w:r>
    </w:p>
    <w:p w14:paraId="78307C29" w14:textId="77777777" w:rsidR="007E724B" w:rsidRDefault="007E724B" w:rsidP="00904B30">
      <w:pPr>
        <w:tabs>
          <w:tab w:val="center" w:pos="4680"/>
          <w:tab w:val="right" w:pos="9360"/>
        </w:tabs>
        <w:spacing w:after="120" w:line="276" w:lineRule="auto"/>
      </w:pPr>
      <w:r>
        <w:rPr>
          <w:rFonts w:ascii="Times New Roman" w:eastAsia="標楷體" w:hAnsi="Times New Roman"/>
        </w:rPr>
        <w:tab/>
      </w:r>
      <m:oMath>
        <m:r>
          <w:rPr>
            <w:rFonts w:ascii="Cambria Math" w:hAnsi="Cambria Math"/>
          </w:rPr>
          <m:t>ŷ = 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norm</m:t>
            </m:r>
          </m:sub>
        </m:sSub>
        <m:r>
          <w:rPr>
            <w:rFonts w:ascii="Cambria Math" w:hAnsi="Cambria Math"/>
          </w:rPr>
          <m:t>) - 0.5 mm</m:t>
        </m:r>
      </m:oMath>
      <w:r>
        <w:rPr>
          <w:rFonts w:ascii="Times New Roman" w:eastAsia="標楷體" w:hAnsi="Times New Roman"/>
        </w:rPr>
        <w:tab/>
        <w:t>(3)</w:t>
      </w:r>
    </w:p>
    <w:p w14:paraId="5DEAEAB4" w14:textId="4971D698" w:rsidR="00380754" w:rsidRPr="00FE5684" w:rsidRDefault="00380754" w:rsidP="00904B30">
      <w:pPr>
        <w:widowControl/>
        <w:spacing w:before="100" w:beforeAutospacing="1" w:after="100" w:afterAutospacing="1" w:line="276" w:lineRule="auto"/>
        <w:outlineLvl w:val="2"/>
        <w:rPr>
          <w:rFonts w:ascii="標楷體" w:eastAsia="標楷體" w:hAnsi="標楷體" w:cs="新細明體"/>
          <w:b/>
          <w:bCs/>
          <w:kern w:val="0"/>
          <w:sz w:val="28"/>
          <w14:ligatures w14:val="none"/>
        </w:rPr>
      </w:pPr>
      <w:r w:rsidRPr="00FE5684">
        <w:rPr>
          <w:rFonts w:ascii="標楷體" w:eastAsia="標楷體" w:hAnsi="標楷體" w:cs="新細明體"/>
          <w:b/>
          <w:bCs/>
          <w:kern w:val="0"/>
          <w:sz w:val="28"/>
          <w14:ligatures w14:val="none"/>
        </w:rPr>
        <w:t>評估指標</w:t>
      </w:r>
    </w:p>
    <w:p w14:paraId="576AFFF2" w14:textId="4D1E7199" w:rsidR="00EA3E58" w:rsidRDefault="00EA3E58" w:rsidP="00904B30">
      <w:pPr>
        <w:spacing w:after="120" w:line="276" w:lineRule="auto"/>
        <w:jc w:val="both"/>
      </w:pPr>
      <w:r>
        <w:rPr>
          <w:rFonts w:ascii="Times New Roman" w:eastAsia="標楷體" w:hAnsi="Times New Roman"/>
        </w:rPr>
        <w:t>令</w:t>
      </w:r>
      <w:r>
        <w:rPr>
          <w:rFonts w:ascii="Times New Roman" w:eastAsia="標楷體" w:hAnsi="Times New Roman"/>
          <w:i/>
          <w:iCs/>
        </w:rPr>
        <w:t>y</w:t>
      </w:r>
      <w:r>
        <w:rPr>
          <w:rFonts w:ascii="Times New Roman" w:eastAsia="標楷體" w:hAnsi="Times New Roman"/>
        </w:rPr>
        <w:t>ᵢ</w:t>
      </w:r>
      <w:r>
        <w:rPr>
          <w:rFonts w:ascii="Times New Roman" w:eastAsia="標楷體" w:hAnsi="Times New Roman"/>
        </w:rPr>
        <w:t>為第</w:t>
      </w:r>
      <w:r>
        <w:rPr>
          <w:rFonts w:ascii="Times New Roman" w:eastAsia="標楷體" w:hAnsi="Times New Roman"/>
          <w:i/>
          <w:iCs/>
        </w:rPr>
        <w:t>i</w:t>
      </w:r>
      <w:r>
        <w:rPr>
          <w:rFonts w:ascii="Times New Roman" w:eastAsia="標楷體" w:hAnsi="Times New Roman"/>
        </w:rPr>
        <w:t>顆牙之實際充填長度、</w:t>
      </w:r>
      <w:r>
        <w:rPr>
          <w:rFonts w:ascii="Times New Roman" w:eastAsia="標楷體" w:hAnsi="Times New Roman"/>
        </w:rPr>
        <w:t>ŷᵢ</w:t>
      </w:r>
      <w:r>
        <w:rPr>
          <w:rFonts w:ascii="Times New Roman" w:eastAsia="標楷體" w:hAnsi="Times New Roman"/>
        </w:rPr>
        <w:t>為校正後預測長度、</w:t>
      </w:r>
      <w:r>
        <w:rPr>
          <w:rFonts w:ascii="Times New Roman" w:eastAsia="標楷體" w:hAnsi="Times New Roman"/>
          <w:i/>
          <w:iCs/>
        </w:rPr>
        <w:t>n</w:t>
      </w:r>
      <w:r>
        <w:rPr>
          <w:rFonts w:ascii="Times New Roman" w:eastAsia="標楷體" w:hAnsi="Times New Roman"/>
        </w:rPr>
        <w:t>為測試牙數。長度估測效能以</w:t>
      </w:r>
      <w:r>
        <w:rPr>
          <w:rFonts w:ascii="Times New Roman" w:eastAsia="標楷體" w:hAnsi="Times New Roman"/>
        </w:rPr>
        <w:t xml:space="preserve"> (4)–(7) </w:t>
      </w:r>
      <w:r>
        <w:rPr>
          <w:rFonts w:ascii="Times New Roman" w:eastAsia="標楷體" w:hAnsi="Times New Roman"/>
        </w:rPr>
        <w:t>之平均絕對誤差（</w:t>
      </w:r>
      <w:r>
        <w:rPr>
          <w:rFonts w:ascii="Times New Roman" w:eastAsia="標楷體" w:hAnsi="Times New Roman"/>
        </w:rPr>
        <w:t>MAE</w:t>
      </w:r>
      <w:r>
        <w:rPr>
          <w:rFonts w:ascii="Times New Roman" w:eastAsia="標楷體" w:hAnsi="Times New Roman"/>
        </w:rPr>
        <w:t>）、均方根誤差（</w:t>
      </w:r>
      <w:r>
        <w:rPr>
          <w:rFonts w:ascii="Times New Roman" w:eastAsia="標楷體" w:hAnsi="Times New Roman"/>
        </w:rPr>
        <w:t>RMSE</w:t>
      </w:r>
      <w:r>
        <w:rPr>
          <w:rFonts w:ascii="Times New Roman" w:eastAsia="標楷體" w:hAnsi="Times New Roman"/>
        </w:rPr>
        <w:t>）、皮爾森相關係數（</w:t>
      </w:r>
      <w:r>
        <w:rPr>
          <w:rFonts w:ascii="Times New Roman" w:eastAsia="標楷體" w:hAnsi="Times New Roman"/>
        </w:rPr>
        <w:t>R</w:t>
      </w:r>
      <w:r>
        <w:rPr>
          <w:rFonts w:ascii="Times New Roman" w:eastAsia="標楷體" w:hAnsi="Times New Roman"/>
        </w:rPr>
        <w:t>）與決定係數（</w:t>
      </w:r>
      <w:r>
        <w:rPr>
          <w:rFonts w:ascii="Times New Roman" w:eastAsia="標楷體" w:hAnsi="Times New Roman"/>
        </w:rPr>
        <w:t>R² = R</w:t>
      </w:r>
      <w:r>
        <w:rPr>
          <w:rFonts w:ascii="Times New Roman" w:eastAsia="標楷體" w:hAnsi="Times New Roman"/>
        </w:rPr>
        <w:t>之平方）評估；臨床安全性以</w:t>
      </w:r>
      <w:r>
        <w:rPr>
          <w:rFonts w:ascii="Times New Roman" w:eastAsia="標楷體" w:hAnsi="Times New Roman"/>
        </w:rPr>
        <w:t xml:space="preserve"> (8) </w:t>
      </w:r>
      <w:r>
        <w:rPr>
          <w:rFonts w:ascii="Times New Roman" w:eastAsia="標楷體" w:hAnsi="Times New Roman"/>
        </w:rPr>
        <w:t>之理想比率（校正後誤差落在</w:t>
      </w:r>
      <w:r>
        <w:rPr>
          <w:rFonts w:ascii="Times New Roman" w:eastAsia="標楷體" w:hAnsi="Times New Roman"/>
        </w:rPr>
        <w:t xml:space="preserve"> ±1.0 mm </w:t>
      </w:r>
      <w:r>
        <w:rPr>
          <w:rFonts w:ascii="Times New Roman" w:eastAsia="標楷體" w:hAnsi="Times New Roman"/>
        </w:rPr>
        <w:t>內之比例）與平均偏差（</w:t>
      </w:r>
      <w:r>
        <w:rPr>
          <w:rFonts w:ascii="Times New Roman" w:eastAsia="標楷體" w:hAnsi="Times New Roman"/>
        </w:rPr>
        <w:t>mean bias</w:t>
      </w:r>
      <w:r>
        <w:rPr>
          <w:rFonts w:ascii="Times New Roman" w:eastAsia="標楷體" w:hAnsi="Times New Roman"/>
        </w:rPr>
        <w:t>，正值表整體偏長）評估。分割效能以</w:t>
      </w:r>
      <w:r>
        <w:rPr>
          <w:rFonts w:ascii="Times New Roman" w:eastAsia="標楷體" w:hAnsi="Times New Roman"/>
        </w:rPr>
        <w:t>Box/Mask mAP50</w:t>
      </w:r>
      <w:r>
        <w:rPr>
          <w:rFonts w:ascii="Times New Roman" w:eastAsia="標楷體" w:hAnsi="Times New Roman"/>
        </w:rPr>
        <w:t>與</w:t>
      </w:r>
      <w:r>
        <w:rPr>
          <w:rFonts w:ascii="Times New Roman" w:eastAsia="標楷體" w:hAnsi="Times New Roman"/>
        </w:rPr>
        <w:t>mAP50–95</w:t>
      </w:r>
      <w:r>
        <w:rPr>
          <w:rFonts w:ascii="Times New Roman" w:eastAsia="標楷體" w:hAnsi="Times New Roman"/>
        </w:rPr>
        <w:t>報告</w:t>
      </w:r>
      <w:r>
        <w:rPr>
          <w:rFonts w:ascii="Times New Roman" w:eastAsia="標楷體" w:hAnsi="Times New Roman" w:hint="eastAsia"/>
        </w:rPr>
        <w:t>；</w:t>
      </w:r>
      <w:r>
        <w:rPr>
          <w:rFonts w:ascii="Times New Roman" w:eastAsia="標楷體" w:hAnsi="Times New Roman"/>
        </w:rPr>
        <w:t>獨立測試集之逐張</w:t>
      </w:r>
      <w:r>
        <w:rPr>
          <w:rFonts w:ascii="Times New Roman" w:eastAsia="標楷體" w:hAnsi="Times New Roman"/>
        </w:rPr>
        <w:t xml:space="preserve">Mask </w:t>
      </w:r>
      <w:r>
        <w:rPr>
          <w:rFonts w:ascii="Times New Roman" w:eastAsia="標楷體" w:hAnsi="Times New Roman"/>
        </w:rPr>
        <w:lastRenderedPageBreak/>
        <w:t>mAP50–95</w:t>
      </w:r>
      <w:r>
        <w:rPr>
          <w:rFonts w:ascii="Times New Roman" w:eastAsia="標楷體" w:hAnsi="Times New Roman"/>
        </w:rPr>
        <w:t>以</w:t>
      </w:r>
      <w:r>
        <w:rPr>
          <w:rFonts w:ascii="Times New Roman" w:eastAsia="標楷體" w:hAnsi="Times New Roman"/>
        </w:rPr>
        <w:t>conf ≥ 0.001</w:t>
      </w:r>
      <w:r>
        <w:rPr>
          <w:rFonts w:ascii="Times New Roman" w:eastAsia="標楷體" w:hAnsi="Times New Roman"/>
        </w:rPr>
        <w:t>之所有預測遮罩於原圖解析度、</w:t>
      </w:r>
      <w:r>
        <w:rPr>
          <w:rFonts w:ascii="Times New Roman" w:eastAsia="標楷體" w:hAnsi="Times New Roman"/>
        </w:rPr>
        <w:t xml:space="preserve">IoU </w:t>
      </w:r>
      <w:r>
        <w:rPr>
          <w:rFonts w:ascii="Times New Roman" w:eastAsia="標楷體" w:hAnsi="Times New Roman"/>
        </w:rPr>
        <w:t>閾值</w:t>
      </w:r>
      <w:r>
        <w:rPr>
          <w:rFonts w:ascii="Times New Roman" w:eastAsia="標楷體" w:hAnsi="Times New Roman"/>
        </w:rPr>
        <w:t xml:space="preserve"> 0.50:0.05:0.95 </w:t>
      </w:r>
      <w:r>
        <w:rPr>
          <w:rFonts w:ascii="Times New Roman" w:eastAsia="標楷體" w:hAnsi="Times New Roman"/>
        </w:rPr>
        <w:t>計算。</w:t>
      </w:r>
    </w:p>
    <w:p w14:paraId="3EE9CF4A" w14:textId="77777777" w:rsidR="00EA3E58" w:rsidRDefault="00EA3E58" w:rsidP="00904B30">
      <w:pPr>
        <w:tabs>
          <w:tab w:val="center" w:pos="4680"/>
          <w:tab w:val="right" w:pos="9360"/>
        </w:tabs>
        <w:spacing w:after="120" w:line="276" w:lineRule="auto"/>
      </w:pPr>
      <w:r>
        <w:rPr>
          <w:rFonts w:ascii="Times New Roman" w:eastAsia="標楷體" w:hAnsi="Times New Roman"/>
        </w:rPr>
        <w:tab/>
      </w:r>
      <m:oMath>
        <m:r>
          <w:rPr>
            <w:rFonts w:ascii="Cambria Math" w:hAnsi="Cambria Math"/>
          </w:rPr>
          <m:t xml:space="preserve">MAE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ŷ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|</m:t>
            </m:r>
          </m:e>
        </m:nary>
      </m:oMath>
      <w:r>
        <w:rPr>
          <w:rFonts w:ascii="Times New Roman" w:eastAsia="標楷體" w:hAnsi="Times New Roman"/>
        </w:rPr>
        <w:tab/>
        <w:t>(4)</w:t>
      </w:r>
    </w:p>
    <w:p w14:paraId="2AC224B3" w14:textId="77777777" w:rsidR="00EA3E58" w:rsidRDefault="00EA3E58" w:rsidP="00904B30">
      <w:pPr>
        <w:tabs>
          <w:tab w:val="center" w:pos="4680"/>
          <w:tab w:val="right" w:pos="9360"/>
        </w:tabs>
        <w:spacing w:after="120" w:line="276" w:lineRule="auto"/>
      </w:pPr>
      <w:r>
        <w:rPr>
          <w:rFonts w:ascii="Times New Roman" w:eastAsia="標楷體" w:hAnsi="Times New Roman"/>
        </w:rPr>
        <w:tab/>
      </w:r>
      <m:oMath>
        <m:r>
          <w:rPr>
            <w:rFonts w:ascii="Cambria Math" w:hAnsi="Cambria Math"/>
          </w:rPr>
          <m:t xml:space="preserve">RMSE = 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-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e>
        </m:rad>
      </m:oMath>
      <w:r>
        <w:rPr>
          <w:rFonts w:ascii="Times New Roman" w:eastAsia="標楷體" w:hAnsi="Times New Roman"/>
        </w:rPr>
        <w:tab/>
        <w:t>(5)</w:t>
      </w:r>
    </w:p>
    <w:p w14:paraId="7506A032" w14:textId="77777777" w:rsidR="00EA3E58" w:rsidRDefault="00EA3E58" w:rsidP="00904B30">
      <w:pPr>
        <w:tabs>
          <w:tab w:val="center" w:pos="4680"/>
          <w:tab w:val="right" w:pos="9360"/>
        </w:tabs>
        <w:spacing w:after="120" w:line="276" w:lineRule="auto"/>
      </w:pPr>
      <w:r>
        <w:rPr>
          <w:rFonts w:ascii="Times New Roman" w:eastAsia="標楷體" w:hAnsi="Times New Roman"/>
        </w:rPr>
        <w:tab/>
      </w:r>
      <m:oMath>
        <m:r>
          <w:rPr>
            <w:rFonts w:ascii="Cambria Math" w:hAnsi="Cambria Math"/>
          </w:rPr>
          <m:t xml:space="preserve">R = 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- ȳ̂)(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- ȳ)</m:t>
                </m:r>
              </m:e>
            </m:nary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- ȳ̂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e>
            </m:rad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- ȳ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e>
            </m:rad>
          </m:den>
        </m:f>
      </m:oMath>
      <w:r>
        <w:rPr>
          <w:rFonts w:ascii="Times New Roman" w:eastAsia="標楷體" w:hAnsi="Times New Roman"/>
        </w:rPr>
        <w:tab/>
        <w:t>(6)</w:t>
      </w:r>
    </w:p>
    <w:p w14:paraId="1A3C8EB6" w14:textId="77777777" w:rsidR="00EA3E58" w:rsidRDefault="00EA3E58" w:rsidP="00904B30">
      <w:pPr>
        <w:tabs>
          <w:tab w:val="center" w:pos="4680"/>
          <w:tab w:val="right" w:pos="9360"/>
        </w:tabs>
        <w:spacing w:after="120" w:line="276" w:lineRule="auto"/>
      </w:pPr>
      <w:r>
        <w:rPr>
          <w:rFonts w:ascii="Times New Roman" w:eastAsia="標楷體" w:hAnsi="Times New Roman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=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(R)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Times New Roman" w:eastAsia="標楷體" w:hAnsi="Times New Roman"/>
        </w:rPr>
        <w:tab/>
        <w:t>(7)</w:t>
      </w:r>
    </w:p>
    <w:p w14:paraId="203B8900" w14:textId="77777777" w:rsidR="00EA3E58" w:rsidRDefault="00EA3E58" w:rsidP="00904B30">
      <w:pPr>
        <w:tabs>
          <w:tab w:val="center" w:pos="4680"/>
          <w:tab w:val="right" w:pos="9360"/>
        </w:tabs>
        <w:spacing w:after="120" w:line="276" w:lineRule="auto"/>
      </w:pPr>
      <w:r>
        <w:rPr>
          <w:rFonts w:ascii="Times New Roman" w:eastAsia="標楷體" w:hAnsi="Times New Roman"/>
        </w:rPr>
        <w:tab/>
      </w:r>
      <m:oMath>
        <m:r>
          <w:rPr>
            <w:rFonts w:ascii="Cambria Math" w:hAnsi="Cambria Math"/>
          </w:rPr>
          <m:t xml:space="preserve">Ideal rate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m:rPr>
                <m:scr m:val="double-struck"/>
              </m:rPr>
              <w:rPr>
                <w:rFonts w:ascii="Cambria Math" w:hAnsi="Cambria Math"/>
              </w:rPr>
              <m:t>1(|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ŷ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| ≤ 1.0)</m:t>
            </m:r>
          </m:e>
        </m:nary>
        <m:r>
          <w:rPr>
            <w:rFonts w:ascii="Cambria Math" w:hAnsi="Cambria Math"/>
          </w:rPr>
          <m:t xml:space="preserve"> × 100%</m:t>
        </m:r>
      </m:oMath>
      <w:r>
        <w:rPr>
          <w:rFonts w:ascii="Times New Roman" w:eastAsia="標楷體" w:hAnsi="Times New Roman"/>
        </w:rPr>
        <w:tab/>
        <w:t>(8)</w:t>
      </w:r>
    </w:p>
    <w:p w14:paraId="5CCF3094" w14:textId="7A59C3FE" w:rsidR="004C2668" w:rsidRPr="00EA3E58" w:rsidRDefault="00EA3E58" w:rsidP="00904B30">
      <w:pPr>
        <w:spacing w:after="120" w:line="276" w:lineRule="auto"/>
        <w:jc w:val="both"/>
      </w:pPr>
      <w:r>
        <w:rPr>
          <w:rFonts w:ascii="Times New Roman" w:eastAsia="標楷體" w:hAnsi="Times New Roman"/>
        </w:rPr>
        <w:t>誤差與年齡之關係以</w:t>
      </w:r>
      <w:r>
        <w:rPr>
          <w:rFonts w:ascii="Times New Roman" w:eastAsia="標楷體" w:hAnsi="Times New Roman"/>
        </w:rPr>
        <w:t xml:space="preserve"> Spearman </w:t>
      </w:r>
      <w:r>
        <w:rPr>
          <w:rFonts w:ascii="Times New Roman" w:eastAsia="標楷體" w:hAnsi="Times New Roman"/>
        </w:rPr>
        <w:t>相關檢定，性別間差異以</w:t>
      </w:r>
      <w:r>
        <w:rPr>
          <w:rFonts w:ascii="Times New Roman" w:eastAsia="標楷體" w:hAnsi="Times New Roman"/>
        </w:rPr>
        <w:t xml:space="preserve"> Wilcoxon </w:t>
      </w:r>
      <w:r>
        <w:rPr>
          <w:rFonts w:ascii="Times New Roman" w:eastAsia="標楷體" w:hAnsi="Times New Roman"/>
        </w:rPr>
        <w:t>秩和檢定評估。所有隨機過程均固定種子；分析以</w:t>
      </w:r>
      <w:r>
        <w:rPr>
          <w:rFonts w:ascii="Times New Roman" w:eastAsia="標楷體" w:hAnsi="Times New Roman"/>
        </w:rPr>
        <w:t xml:space="preserve"> Python</w:t>
      </w:r>
      <w:r>
        <w:rPr>
          <w:rFonts w:ascii="Times New Roman" w:eastAsia="標楷體" w:hAnsi="Times New Roman"/>
        </w:rPr>
        <w:t>（</w:t>
      </w:r>
      <w:r>
        <w:rPr>
          <w:rFonts w:ascii="Times New Roman" w:eastAsia="標楷體" w:hAnsi="Times New Roman"/>
        </w:rPr>
        <w:t>Ultralytics</w:t>
      </w:r>
      <w:r>
        <w:rPr>
          <w:rFonts w:ascii="Times New Roman" w:eastAsia="標楷體" w:hAnsi="Times New Roman"/>
        </w:rPr>
        <w:t>、</w:t>
      </w:r>
      <w:r>
        <w:rPr>
          <w:rFonts w:ascii="Times New Roman" w:eastAsia="標楷體" w:hAnsi="Times New Roman"/>
        </w:rPr>
        <w:t>OpenCV</w:t>
      </w:r>
      <w:r>
        <w:rPr>
          <w:rFonts w:ascii="Times New Roman" w:eastAsia="標楷體" w:hAnsi="Times New Roman"/>
        </w:rPr>
        <w:t>）與</w:t>
      </w:r>
      <w:r>
        <w:rPr>
          <w:rFonts w:ascii="Times New Roman" w:eastAsia="標楷體" w:hAnsi="Times New Roman"/>
        </w:rPr>
        <w:t xml:space="preserve"> MATLAB</w:t>
      </w:r>
      <w:r>
        <w:rPr>
          <w:rFonts w:ascii="Times New Roman" w:eastAsia="標楷體" w:hAnsi="Times New Roman"/>
        </w:rPr>
        <w:t>（</w:t>
      </w:r>
      <w:r>
        <w:rPr>
          <w:rFonts w:ascii="Times New Roman" w:eastAsia="標楷體" w:hAnsi="Times New Roman"/>
        </w:rPr>
        <w:t>Deep Learning Toolbox</w:t>
      </w:r>
      <w:r>
        <w:rPr>
          <w:rFonts w:ascii="Times New Roman" w:eastAsia="標楷體" w:hAnsi="Times New Roman"/>
        </w:rPr>
        <w:t>）完成。</w:t>
      </w:r>
    </w:p>
    <w:p w14:paraId="5C199898" w14:textId="5CFFF022" w:rsidR="00303A4B" w:rsidRPr="00241AE1" w:rsidRDefault="00303A4B" w:rsidP="00904B30">
      <w:pPr>
        <w:spacing w:line="276" w:lineRule="auto"/>
        <w:rPr>
          <w:rFonts w:ascii="標楷體" w:eastAsia="標楷體" w:hAnsi="標楷體"/>
        </w:rPr>
      </w:pPr>
    </w:p>
    <w:p w14:paraId="52C47074" w14:textId="77777777" w:rsidR="00EA3E58" w:rsidRDefault="00EA3E58" w:rsidP="00904B30">
      <w:pPr>
        <w:pStyle w:val="1"/>
        <w:spacing w:before="240" w:after="160" w:line="276" w:lineRule="auto"/>
      </w:pPr>
      <w:r>
        <w:rPr>
          <w:rFonts w:ascii="Times New Roman" w:eastAsia="標楷體" w:hAnsi="Times New Roman"/>
          <w:sz w:val="32"/>
          <w:szCs w:val="32"/>
        </w:rPr>
        <w:t>結果</w:t>
      </w:r>
    </w:p>
    <w:p w14:paraId="551AF50C" w14:textId="77777777" w:rsidR="00EA3E58" w:rsidRDefault="00EA3E58" w:rsidP="00904B30">
      <w:pPr>
        <w:pStyle w:val="2"/>
        <w:spacing w:before="200" w:line="276" w:lineRule="auto"/>
      </w:pPr>
      <w:r>
        <w:rPr>
          <w:rFonts w:ascii="Times New Roman" w:eastAsia="標楷體" w:hAnsi="Times New Roman"/>
          <w:sz w:val="26"/>
          <w:szCs w:val="26"/>
        </w:rPr>
        <w:t xml:space="preserve">YOLO </w:t>
      </w:r>
      <w:r>
        <w:rPr>
          <w:rFonts w:ascii="Times New Roman" w:eastAsia="標楷體" w:hAnsi="Times New Roman"/>
          <w:sz w:val="26"/>
          <w:szCs w:val="26"/>
        </w:rPr>
        <w:t>牙齒分割效能</w:t>
      </w:r>
    </w:p>
    <w:p w14:paraId="06379E36" w14:textId="09BB9013" w:rsidR="00EA3E58" w:rsidRDefault="00EA3E58" w:rsidP="00904B30">
      <w:pPr>
        <w:spacing w:after="120" w:line="276" w:lineRule="auto"/>
        <w:jc w:val="both"/>
      </w:pPr>
      <w:del w:id="9018" w:author="Claude" w:date="2026-10-24T00:00:00Z">
        <w:r>
          <w:rPr>
            <w:rFonts w:ascii="Times New Roman" w:eastAsia="標楷體" w:hAnsi="Times New Roman"/>
          </w:rPr>
          <w:delText xml:space="preserve">表</w:delText>
        </w:r>
      </w:del>
      <w:del w:id="9019" w:author="Claude" w:date="2026-10-24T00:00:00Z">
        <w:r>
          <w:rPr>
            <w:rFonts w:ascii="Times New Roman" w:eastAsia="標楷體" w:hAnsi="Times New Roman"/>
          </w:rPr>
          <w:delText xml:space="preserve">1 </w:delText>
        </w:r>
      </w:del>
      <w:del w:id="9020" w:author="Claude" w:date="2026-10-24T00:00:00Z">
        <w:r>
          <w:rPr>
            <w:rFonts w:ascii="Times New Roman" w:eastAsia="標楷體" w:hAnsi="Times New Roman"/>
          </w:rPr>
          <w:delText xml:space="preserve">列出分割模型於驗證集與獨立測試集之效能（</w:delText>
        </w:r>
      </w:del>
      <w:del w:id="9021" w:author="Claude" w:date="2026-10-24T00:00:00Z">
        <w:r>
          <w:rPr>
            <w:rFonts w:ascii="Times New Roman" w:eastAsia="標楷體" w:hAnsi="Times New Roman"/>
          </w:rPr>
          <w:delText xml:space="preserve">5 </w:delText>
        </w:r>
      </w:del>
      <w:del w:id="9022" w:author="Claude" w:date="2026-10-24T00:00:00Z">
        <w:r>
          <w:rPr>
            <w:rFonts w:ascii="Times New Roman" w:eastAsia="標楷體" w:hAnsi="Times New Roman"/>
          </w:rPr>
          <w:delText xml:space="preserve">個訓練種子之</w:delText>
        </w:r>
      </w:del>
      <w:del w:id="9023" w:author="Claude" w:date="2026-10-24T00:00:00Z">
        <w:r>
          <w:rPr>
            <w:rFonts w:ascii="Times New Roman" w:eastAsia="標楷體" w:hAnsi="Times New Roman"/>
          </w:rPr>
          <w:delText xml:space="preserve"> mean ± SD</w:delText>
        </w:r>
      </w:del>
      <w:del w:id="9024" w:author="Claude" w:date="2026-10-24T00:00:00Z">
        <w:r>
          <w:rPr>
            <w:rFonts w:ascii="Times New Roman" w:eastAsia="標楷體" w:hAnsi="Times New Roman"/>
          </w:rPr>
          <w:delText xml:space="preserve">）。</w:delText>
        </w:r>
      </w:del>
      <w:ins w:id="9025" w:author="Claude" w:date="2026-10-24T00:00:00Z">
        <w:r>
          <w:rPr>
            <w:rFonts w:ascii="Times New Roman" w:eastAsia="標楷體" w:hAnsi="Times New Roman"/>
          </w:rPr>
          <w:t xml:space="preserve">表1 列出代表模型（seed = 4）於驗證集與獨立測試集之效能。</w:t>
        </w:r>
      </w:ins>
      <w:r>
        <w:rPr>
          <w:rFonts w:ascii="Times New Roman" w:eastAsia="標楷體" w:hAnsi="Times New Roman"/>
        </w:rPr>
        <w:t xml:space="preserve">Mask mAP50 </w:t>
      </w:r>
      <w:r>
        <w:rPr>
          <w:rFonts w:ascii="Times New Roman" w:eastAsia="標楷體" w:hAnsi="Times New Roman"/>
        </w:rPr>
        <w:t>達</w:t>
      </w:r>
      <w:r>
        <w:rPr>
          <w:rFonts w:ascii="Times New Roman" w:eastAsia="標楷體" w:hAnsi="Times New Roman"/>
        </w:rPr>
        <w:t xml:space="preserve"> </w:t>
      </w:r>
      <w:r w:rsidR="000F2915" w:rsidRPr="000F2915">
        <w:rPr>
          <w:rFonts w:ascii="Times New Roman" w:eastAsia="標楷體" w:hAnsi="Times New Roman" w:hint="eastAsia"/>
        </w:rPr>
        <w:t>0.995</w:t>
      </w:r>
      <w:r>
        <w:rPr>
          <w:rFonts w:ascii="Times New Roman" w:eastAsia="標楷體" w:hAnsi="Times New Roman"/>
        </w:rPr>
        <w:t>、</w:t>
      </w:r>
      <w:r>
        <w:rPr>
          <w:rFonts w:ascii="Times New Roman" w:eastAsia="標楷體" w:hAnsi="Times New Roman"/>
        </w:rPr>
        <w:t xml:space="preserve">mAP50–95 </w:t>
      </w:r>
      <w:r>
        <w:rPr>
          <w:rFonts w:ascii="Times New Roman" w:eastAsia="標楷體" w:hAnsi="Times New Roman"/>
        </w:rPr>
        <w:t>達</w:t>
      </w:r>
      <w:r>
        <w:rPr>
          <w:rFonts w:ascii="Times New Roman" w:eastAsia="標楷體" w:hAnsi="Times New Roman"/>
        </w:rPr>
        <w:t xml:space="preserve"> </w:t>
      </w:r>
      <w:r w:rsidR="000F2915" w:rsidRPr="000F2915">
        <w:rPr>
          <w:rFonts w:ascii="Times New Roman" w:eastAsia="標楷體" w:hAnsi="Times New Roman" w:hint="eastAsia"/>
        </w:rPr>
        <w:t>0.759</w:t>
      </w:r>
      <w:r>
        <w:rPr>
          <w:rFonts w:ascii="Times New Roman" w:eastAsia="標楷體" w:hAnsi="Times New Roman"/>
        </w:rPr>
        <w:t>；測試集</w:t>
      </w:r>
      <w:r>
        <w:rPr>
          <w:rFonts w:ascii="Times New Roman" w:eastAsia="標楷體" w:hAnsi="Times New Roman"/>
        </w:rPr>
        <w:t xml:space="preserve"> </w:t>
      </w:r>
      <w:r w:rsidR="00C734A2">
        <w:rPr>
          <w:rFonts w:ascii="Times New Roman" w:eastAsia="標楷體" w:hAnsi="Times New Roman" w:hint="eastAsia"/>
        </w:rPr>
        <w:t>67</w:t>
      </w:r>
      <w:r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/>
        </w:rPr>
        <w:t>張中無輸出</w:t>
      </w:r>
      <w:r>
        <w:rPr>
          <w:rFonts w:ascii="Times New Roman" w:eastAsia="標楷體" w:hAnsi="Times New Roman"/>
        </w:rPr>
        <w:t xml:space="preserve"> </w:t>
      </w:r>
      <w:r w:rsidR="000F2915" w:rsidRPr="000F2915">
        <w:rPr>
          <w:rFonts w:ascii="Times New Roman" w:eastAsia="標楷體" w:hAnsi="Times New Roman" w:hint="eastAsia"/>
        </w:rPr>
        <w:t>0</w:t>
      </w:r>
      <w:r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/>
        </w:rPr>
        <w:t>張、含碎塊（已剔除）</w:t>
      </w:r>
      <w:r w:rsidR="000F2915" w:rsidRPr="000F2915">
        <w:rPr>
          <w:rFonts w:ascii="Times New Roman" w:eastAsia="標楷體" w:hAnsi="Times New Roman" w:hint="eastAsia"/>
        </w:rPr>
        <w:t>5</w:t>
      </w:r>
      <w:r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/>
        </w:rPr>
        <w:t>張。以同一套幾何量測比較預測遮罩與參考輪廓之像素長度，整體</w:t>
      </w:r>
      <w:r>
        <w:rPr>
          <w:rFonts w:ascii="Times New Roman" w:eastAsia="標楷體" w:hAnsi="Times New Roman"/>
        </w:rPr>
        <w:t xml:space="preserve"> MAE </w:t>
      </w:r>
      <w:r>
        <w:rPr>
          <w:rFonts w:ascii="Times New Roman" w:eastAsia="標楷體" w:hAnsi="Times New Roman"/>
        </w:rPr>
        <w:t>為</w:t>
      </w:r>
      <w:r>
        <w:rPr>
          <w:rFonts w:ascii="Times New Roman" w:eastAsia="標楷體" w:hAnsi="Times New Roman"/>
        </w:rPr>
        <w:t xml:space="preserve"> </w:t>
      </w:r>
      <w:r w:rsidR="00C734A2">
        <w:rPr>
          <w:rFonts w:hint="eastAsia"/>
        </w:rPr>
        <w:t>6.47</w:t>
      </w:r>
      <w:r w:rsidR="000F2915">
        <w:rPr>
          <w:rFonts w:hint="eastAsia"/>
        </w:rPr>
        <w:t>4</w:t>
      </w:r>
      <w:r>
        <w:rPr>
          <w:rFonts w:ascii="Times New Roman" w:eastAsia="標楷體" w:hAnsi="Times New Roman"/>
        </w:rPr>
        <w:t xml:space="preserve"> px</w:t>
      </w:r>
      <w:r>
        <w:rPr>
          <w:rFonts w:ascii="Times New Roman" w:eastAsia="標楷體" w:hAnsi="Times New Roman"/>
        </w:rPr>
        <w:t>（相對誤差</w:t>
      </w:r>
      <w:r>
        <w:rPr>
          <w:rFonts w:ascii="Times New Roman" w:eastAsia="標楷體" w:hAnsi="Times New Roman"/>
        </w:rPr>
        <w:t xml:space="preserve"> </w:t>
      </w:r>
      <w:r w:rsidR="000F2915">
        <w:rPr>
          <w:rFonts w:hint="eastAsia"/>
        </w:rPr>
        <w:t>1.28</w:t>
      </w:r>
      <w:r>
        <w:rPr>
          <w:rFonts w:ascii="Times New Roman" w:eastAsia="標楷體" w:hAnsi="Times New Roman"/>
        </w:rPr>
        <w:t>%</w:t>
      </w:r>
      <w:r>
        <w:rPr>
          <w:rFonts w:ascii="Times New Roman" w:eastAsia="標楷體" w:hAnsi="Times New Roman"/>
        </w:rPr>
        <w:t xml:space="preserve">），</w:t>
      </w:r>
      <w:del w:id="9026" w:author="Claude" w:date="2026-10-24T00:00:00Z">
        <w:r>
          <w:rPr>
            <w:rFonts w:ascii="Times New Roman" w:eastAsia="標楷體" w:hAnsi="Times New Roman"/>
          </w:rPr>
          <w:delText xml:space="preserve">上顎</w:delText>
        </w:r>
      </w:del>
      <w:del w:id="9027" w:author="Claude" w:date="2026-10-24T00:00:00Z">
        <w:r>
          <w:rPr>
            <w:rFonts w:ascii="Times New Roman" w:eastAsia="標楷體" w:hAnsi="Times New Roman"/>
          </w:rPr>
          <w:delText xml:space="preserve"> </w:delText>
        </w:r>
      </w:del>
      <w:del w:id="9028" w:author="Claude" w:date="2026-10-24T00:00:00Z">
        <w:r w:rsidR="00C734A2" w:rsidRPr="00C734A2">
          <w:rPr>
            <w:rFonts w:ascii="Times New Roman" w:eastAsia="標楷體" w:hAnsi="Times New Roman" w:hint="eastAsia"/>
          </w:rPr>
          <w:delText xml:space="preserve">7.399</w:delText>
        </w:r>
      </w:del>
      <w:del w:id="9029" w:author="Claude" w:date="2026-10-24T00:00:00Z">
        <w:r>
          <w:rPr>
            <w:rFonts w:ascii="Times New Roman" w:eastAsia="標楷體" w:hAnsi="Times New Roman"/>
          </w:rPr>
          <w:delText xml:space="preserve"> px</w:delText>
        </w:r>
      </w:del>
      <w:del w:id="9030" w:author="Claude" w:date="2026-10-24T00:00:00Z">
        <w:r>
          <w:rPr>
            <w:rFonts w:ascii="Times New Roman" w:eastAsia="標楷體" w:hAnsi="Times New Roman"/>
          </w:rPr>
          <w:delText xml:space="preserve">、下顎</w:delText>
        </w:r>
      </w:del>
      <w:del w:id="9031" w:author="Claude" w:date="2026-10-24T00:00:00Z">
        <w:r>
          <w:rPr>
            <w:rFonts w:ascii="Times New Roman" w:eastAsia="標楷體" w:hAnsi="Times New Roman"/>
          </w:rPr>
          <w:delText xml:space="preserve"> </w:delText>
        </w:r>
      </w:del>
      <w:del w:id="9032" w:author="Claude" w:date="2026-10-24T00:00:00Z">
        <w:r w:rsidR="00C734A2" w:rsidRPr="00C734A2">
          <w:rPr>
            <w:rFonts w:ascii="Times New Roman" w:eastAsia="標楷體" w:hAnsi="Times New Roman" w:hint="eastAsia"/>
          </w:rPr>
          <w:delText xml:space="preserve">2.971</w:delText>
        </w:r>
      </w:del>
      <w:del w:id="9033" w:author="Claude" w:date="2026-10-24T00:00:00Z">
        <w:r>
          <w:rPr>
            <w:rFonts w:ascii="Times New Roman" w:eastAsia="標楷體" w:hAnsi="Times New Roman"/>
          </w:rPr>
          <w:delText xml:space="preserve"> px</w:delText>
        </w:r>
      </w:del>
      <w:del w:id="9034" w:author="Claude" w:date="2026-10-24T00:00:00Z">
        <w:r>
          <w:rPr>
            <w:rFonts w:ascii="Times New Roman" w:eastAsia="標楷體" w:hAnsi="Times New Roman"/>
          </w:rPr>
          <w:delText xml:space="preserve">（表</w:delText>
        </w:r>
      </w:del>
      <w:del w:id="9035" w:author="Claude" w:date="2026-10-24T00:00:00Z">
        <w:r>
          <w:rPr>
            <w:rFonts w:ascii="Times New Roman" w:eastAsia="標楷體" w:hAnsi="Times New Roman"/>
          </w:rPr>
          <w:delText xml:space="preserve">1 </w:delText>
        </w:r>
      </w:del>
      <w:del w:id="9036" w:author="Claude" w:date="2026-10-24T00:00:00Z">
        <w:r>
          <w:rPr>
            <w:rFonts w:ascii="Times New Roman" w:eastAsia="標楷體" w:hAnsi="Times New Roman"/>
          </w:rPr>
          <w:delText xml:space="preserve">下半）。</w:delText>
        </w:r>
      </w:del>
      <w:ins w:id="9037" w:author="Claude" w:date="2026-10-24T00:00:00Z">
        <w:r>
          <w:rPr>
            <w:rFonts w:ascii="Times New Roman" w:eastAsia="標楷體" w:hAnsi="Times New Roman"/>
          </w:rPr>
          <w:t xml:space="preserve">上顎 7.399 px、下顎 2.971 px（表1 下半）。另將 5 個訓練種子之分割模型分別接續相同之長度估測流程，校正後 MAE 為 </w:t>
        </w:r>
        <w:r>
          <w:rPr>
            <w:rFonts w:ascii="Times New Roman" w:eastAsia="標楷體" w:hAnsi="Times New Roman"/>
            <w:highlight w:val="yellow"/>
          </w:rPr>
          <w:t xml:space="preserve">【mean ± SD】</w:t>
        </w:r>
        <w:r>
          <w:rPr>
            <w:rFonts w:ascii="Times New Roman" w:eastAsia="標楷體" w:hAnsi="Times New Roman"/>
          </w:rPr>
          <w:t xml:space="preserve"> mm（範圍 </w:t>
        </w:r>
        <w:r>
          <w:rPr>
            <w:rFonts w:ascii="Times New Roman" w:eastAsia="標楷體" w:hAnsi="Times New Roman"/>
            <w:highlight w:val="yellow"/>
          </w:rPr>
          <w:t xml:space="preserve">【min–max】</w:t>
        </w:r>
        <w:r>
          <w:rPr>
            <w:rFonts w:ascii="Times New Roman" w:eastAsia="標楷體" w:hAnsi="Times New Roman"/>
          </w:rPr>
          <w:t xml:space="preserve"> mm），其中以 seed = 4 最佳，故採為後續分析之代表模型</w:t>
        </w:r>
        <w:r>
          <w:rPr>
            <w:rFonts w:ascii="Times New Roman" w:eastAsia="標楷體" w:hAnsi="Times New Roman"/>
            <w:highlight w:val="yellow"/>
          </w:rPr>
          <w:t xml:space="preserve">；種子間差異遠小於整體誤差水準，顯示上述結果對訓練隨機性不敏感</w:t>
        </w:r>
        <w:r>
          <w:rPr>
            <w:rFonts w:ascii="Times New Roman" w:eastAsia="標楷體" w:hAnsi="Times New Roman"/>
          </w:rPr>
          <w:t xml:space="preserve">。</w:t>
        </w:r>
      </w:ins>
    </w:p>
    <w:p w14:paraId="1EBD30B8" w14:textId="77777777" w:rsidR="00EA3E58" w:rsidRDefault="00EA3E58" w:rsidP="00904B30">
      <w:pPr>
        <w:spacing w:before="120" w:after="80" w:line="276" w:lineRule="auto"/>
        <w:jc w:val="center"/>
      </w:pPr>
      <w:r>
        <w:rPr>
          <w:rFonts w:ascii="Times New Roman" w:eastAsia="標楷體" w:hAnsi="Times New Roman"/>
          <w:b/>
          <w:bCs/>
          <w:sz w:val="22"/>
          <w:szCs w:val="22"/>
        </w:rPr>
        <w:t>表</w:t>
      </w:r>
      <w:r>
        <w:rPr>
          <w:rFonts w:ascii="Times New Roman" w:eastAsia="標楷體" w:hAnsi="Times New Roman"/>
          <w:b/>
          <w:bCs/>
          <w:sz w:val="22"/>
          <w:szCs w:val="22"/>
        </w:rPr>
        <w:t xml:space="preserve">1  </w:t>
      </w:r>
      <w:r>
        <w:rPr>
          <w:rFonts w:ascii="Times New Roman" w:eastAsia="標楷體" w:hAnsi="Times New Roman"/>
          <w:b/>
          <w:bCs/>
          <w:sz w:val="22"/>
          <w:szCs w:val="22"/>
        </w:rPr>
        <w:t>牙齒分割效能與像素層級長度誤差</w:t>
      </w:r>
      <w:del w:id="9038" w:author="Claude" w:date="2026-10-24T00:00:00Z">
        <w:r w:rsidRPr="00A42AC0">
          <w:rPr>
            <w:rFonts w:ascii="Times New Roman" w:eastAsia="標楷體" w:hAnsi="Times New Roman"/>
            <w:b/>
            <w:bCs/>
            <w:color w:val="FF0000"/>
            <w:sz w:val="22"/>
            <w:szCs w:val="22"/>
          </w:rPr>
          <w:delText xml:space="preserve">（</w:delText>
        </w:r>
      </w:del>
      <w:del w:id="9039" w:author="Claude" w:date="2026-10-24T00:00:00Z">
        <w:r w:rsidRPr="00A42AC0">
          <w:rPr>
            <w:rFonts w:ascii="Times New Roman" w:eastAsia="標楷體" w:hAnsi="Times New Roman"/>
            <w:b/>
            <w:bCs/>
            <w:color w:val="FF0000"/>
            <w:sz w:val="22"/>
            <w:szCs w:val="22"/>
          </w:rPr>
          <w:delText xml:space="preserve">5 </w:delText>
        </w:r>
      </w:del>
      <w:del w:id="9040" w:author="Claude" w:date="2026-10-24T00:00:00Z">
        <w:r w:rsidRPr="00A42AC0">
          <w:rPr>
            <w:rFonts w:ascii="Times New Roman" w:eastAsia="標楷體" w:hAnsi="Times New Roman"/>
            <w:b/>
            <w:bCs/>
            <w:color w:val="FF0000"/>
            <w:sz w:val="22"/>
            <w:szCs w:val="22"/>
          </w:rPr>
          <w:delText xml:space="preserve">個訓練種子</w:delText>
        </w:r>
      </w:del>
      <w:del w:id="9041" w:author="Claude" w:date="2026-10-24T00:00:00Z">
        <w:r w:rsidRPr="00A42AC0">
          <w:rPr>
            <w:rFonts w:ascii="Times New Roman" w:eastAsia="標楷體" w:hAnsi="Times New Roman"/>
            <w:b/>
            <w:bCs/>
            <w:color w:val="FF0000"/>
            <w:sz w:val="22"/>
            <w:szCs w:val="22"/>
          </w:rPr>
          <w:delText xml:space="preserve"> mean ± SD</w:delText>
        </w:r>
      </w:del>
      <w:del w:id="9042" w:author="Claude" w:date="2026-10-24T00:00:00Z">
        <w:r w:rsidRPr="00A42AC0">
          <w:rPr>
            <w:rFonts w:ascii="Times New Roman" w:eastAsia="標楷體" w:hAnsi="Times New Roman"/>
            <w:b/>
            <w:bCs/>
            <w:color w:val="FF0000"/>
            <w:sz w:val="22"/>
            <w:szCs w:val="22"/>
          </w:rPr>
          <w:delText xml:space="preserve">）</w:delText>
        </w:r>
      </w:del>
      <w:ins w:id="9043" w:author="Claude" w:date="2026-10-24T00:00:00Z">
        <w:r>
          <w:rPr>
            <w:rFonts w:ascii="Times New Roman" w:eastAsia="標楷體" w:hAnsi="Times New Roman"/>
            <w:b/>
            <w:bCs/>
            <w:color w:val="FF0000"/>
            <w:sz w:val="22"/>
            <w:szCs w:val="22"/>
          </w:rPr>
          <w:t xml:space="preserve">（代表模型 seed = 4）</w:t>
        </w:r>
      </w:ins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400"/>
        <w:gridCol w:w="2700"/>
      </w:tblGrid>
      <w:tr w:rsidR="00EA3E58" w14:paraId="2565D673" w14:textId="77777777" w:rsidTr="0069477C">
        <w:trPr>
          <w:tblHeader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2D809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指標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6BF44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驗證集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4600E" w14:textId="746839D2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測試集（</w:t>
            </w: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n = 6</w:t>
            </w:r>
            <w:r w:rsidR="00795A93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7</w:t>
            </w: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）</w:t>
            </w:r>
          </w:p>
        </w:tc>
      </w:tr>
      <w:tr w:rsidR="00EA3E58" w14:paraId="63FA6787" w14:textId="77777777" w:rsidTr="0069477C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0B9B1" w14:textId="77777777" w:rsidR="00EA3E58" w:rsidRDefault="00EA3E58" w:rsidP="00904B30">
            <w:pPr>
              <w:spacing w:line="276" w:lineRule="auto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Box mAP50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4092D2" w14:textId="101291AD" w:rsidR="00EA3E58" w:rsidRDefault="00904B30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0.995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D3BC3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—</w:t>
            </w:r>
          </w:p>
        </w:tc>
      </w:tr>
      <w:tr w:rsidR="00EA3E58" w14:paraId="5D7F93F9" w14:textId="77777777" w:rsidTr="0069477C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28F05" w14:textId="77777777" w:rsidR="00EA3E58" w:rsidRDefault="00EA3E58" w:rsidP="00904B30">
            <w:pPr>
              <w:spacing w:line="276" w:lineRule="auto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Box mAP50–95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1578A7" w14:textId="302982E9" w:rsidR="00EA3E58" w:rsidRDefault="00904B30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0.8</w:t>
            </w:r>
            <w:r w:rsidR="00A03173">
              <w:rPr>
                <w:rFonts w:hint="eastAsia"/>
              </w:rPr>
              <w:t>19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C25D3D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—</w:t>
            </w:r>
          </w:p>
        </w:tc>
      </w:tr>
      <w:tr w:rsidR="00EA3E58" w14:paraId="1CD9F26B" w14:textId="77777777" w:rsidTr="0069477C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5C94BF" w14:textId="77777777" w:rsidR="00EA3E58" w:rsidRDefault="00EA3E58" w:rsidP="00904B30">
            <w:pPr>
              <w:spacing w:line="276" w:lineRule="auto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Mask mAP50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31C55" w14:textId="5AE1E1A0" w:rsidR="00EA3E58" w:rsidRDefault="00904B30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0.995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2C485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—</w:t>
            </w:r>
          </w:p>
        </w:tc>
      </w:tr>
      <w:tr w:rsidR="00EA3E58" w14:paraId="5E14C541" w14:textId="77777777" w:rsidTr="0069477C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5AD03" w14:textId="77777777" w:rsidR="00EA3E58" w:rsidRDefault="00EA3E58" w:rsidP="00904B30">
            <w:pPr>
              <w:spacing w:line="276" w:lineRule="auto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lastRenderedPageBreak/>
              <w:t>Mask mAP50–95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B4A7E" w14:textId="445E8D7F" w:rsidR="00EA3E58" w:rsidRDefault="00904B30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0.7</w:t>
            </w:r>
            <w:r w:rsidR="00A03173">
              <w:rPr>
                <w:rFonts w:hint="eastAsia"/>
              </w:rPr>
              <w:t>59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5AE19" w14:textId="7013AB67" w:rsidR="00EA3E58" w:rsidRDefault="00904B30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0.90</w:t>
            </w:r>
            <w:r w:rsidR="00A42AC0">
              <w:rPr>
                <w:rFonts w:ascii="Times New Roman" w:eastAsia="標楷體" w:hAnsi="Times New Roman" w:hint="eastAsia"/>
                <w:sz w:val="20"/>
                <w:szCs w:val="20"/>
              </w:rPr>
              <w:t>9</w:t>
            </w:r>
            <w:r w:rsidR="00EA3E58">
              <w:rPr>
                <w:rFonts w:ascii="Times New Roman" w:eastAsia="標楷體" w:hAnsi="Times New Roman"/>
                <w:sz w:val="20"/>
                <w:szCs w:val="20"/>
              </w:rPr>
              <w:t>（逐張平均）</w:t>
            </w:r>
          </w:p>
        </w:tc>
      </w:tr>
      <w:tr w:rsidR="00EA3E58" w14:paraId="6B05AAD8" w14:textId="77777777" w:rsidTr="0069477C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03616" w14:textId="77777777" w:rsidR="00EA3E58" w:rsidRDefault="00EA3E58" w:rsidP="00904B30">
            <w:pPr>
              <w:spacing w:line="276" w:lineRule="auto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長度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 MAE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（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px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，全部）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7E446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D3C0D" w14:textId="20800F71" w:rsidR="00EA3E58" w:rsidRDefault="00C734A2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6.47</w:t>
            </w:r>
            <w:r w:rsidR="00A42AC0">
              <w:rPr>
                <w:rFonts w:hint="eastAsia"/>
              </w:rPr>
              <w:t>4</w:t>
            </w:r>
          </w:p>
        </w:tc>
      </w:tr>
      <w:tr w:rsidR="00EA3E58" w14:paraId="4821E614" w14:textId="77777777" w:rsidTr="0069477C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7FE6E" w14:textId="77777777" w:rsidR="00EA3E58" w:rsidRDefault="00EA3E58" w:rsidP="00904B30">
            <w:pPr>
              <w:spacing w:line="276" w:lineRule="auto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長度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 MAE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（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px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，上顎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 / 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下顎）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89369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BE7A0" w14:textId="62D20B27" w:rsidR="00EA3E58" w:rsidRDefault="00C734A2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7.399</w:t>
            </w:r>
            <w:r w:rsidR="00EA3E58">
              <w:rPr>
                <w:rFonts w:ascii="Times New Roman" w:eastAsia="標楷體" w:hAnsi="Times New Roman"/>
                <w:sz w:val="20"/>
                <w:szCs w:val="20"/>
              </w:rPr>
              <w:t xml:space="preserve">/ </w:t>
            </w:r>
            <w:r>
              <w:rPr>
                <w:rFonts w:ascii="Times New Roman" w:eastAsia="標楷體" w:hAnsi="Times New Roman" w:hint="eastAsia"/>
                <w:sz w:val="20"/>
                <w:szCs w:val="20"/>
              </w:rPr>
              <w:t>2.971</w:t>
            </w:r>
          </w:p>
        </w:tc>
      </w:tr>
      <w:tr w:rsidR="00EA3E58" w14:paraId="215A0E2C" w14:textId="77777777" w:rsidTr="0069477C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457F8" w14:textId="77777777" w:rsidR="00EA3E58" w:rsidRDefault="00EA3E58" w:rsidP="00904B30">
            <w:pPr>
              <w:spacing w:line="276" w:lineRule="auto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平均相對誤差（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%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）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FA29C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DE229" w14:textId="23F89046" w:rsidR="00EA3E58" w:rsidRDefault="00A42AC0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1.28</w:t>
            </w:r>
          </w:p>
        </w:tc>
      </w:tr>
      <w:tr w:rsidR="00EA3E58" w14:paraId="09BF853B" w14:textId="77777777" w:rsidTr="0069477C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E6835" w14:textId="77777777" w:rsidR="00EA3E58" w:rsidRDefault="00EA3E58" w:rsidP="00904B30">
            <w:pPr>
              <w:spacing w:line="276" w:lineRule="auto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長度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 bias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（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px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）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071E6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E6AAF" w14:textId="73E9EA45" w:rsidR="00EA3E58" w:rsidRDefault="00A42AC0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-</w:t>
            </w:r>
            <w:r w:rsidR="00C734A2">
              <w:rPr>
                <w:rFonts w:hint="eastAsia"/>
              </w:rPr>
              <w:t>2.63</w:t>
            </w:r>
          </w:p>
        </w:tc>
      </w:tr>
    </w:tbl>
    <w:p w14:paraId="6F3CC6B7" w14:textId="77777777" w:rsidR="00EA3E58" w:rsidRDefault="00EA3E58" w:rsidP="00904B30">
      <w:pPr>
        <w:pStyle w:val="2"/>
        <w:spacing w:before="200" w:line="276" w:lineRule="auto"/>
      </w:pPr>
      <w:r>
        <w:rPr>
          <w:rFonts w:ascii="Times New Roman" w:eastAsia="標楷體" w:hAnsi="Times New Roman"/>
          <w:sz w:val="26"/>
          <w:szCs w:val="26"/>
        </w:rPr>
        <w:t>尺度正規化與根管充填長度估測</w:t>
      </w:r>
    </w:p>
    <w:p w14:paraId="29FD0BD5" w14:textId="09A1AC3A" w:rsidR="00664F08" w:rsidRPr="00CC32E1" w:rsidRDefault="00664F08" w:rsidP="00904B30">
      <w:pPr>
        <w:spacing w:after="120" w:line="276" w:lineRule="auto"/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長邊正規化將</w:t>
      </w:r>
      <w:r>
        <w:rPr>
          <w:rFonts w:ascii="Times New Roman" w:eastAsia="標楷體" w:hAnsi="Times New Roman"/>
        </w:rPr>
        <w:t xml:space="preserve"> px/mm </w:t>
      </w:r>
      <w:r>
        <w:rPr>
          <w:rFonts w:ascii="Times New Roman" w:eastAsia="標楷體" w:hAnsi="Times New Roman"/>
        </w:rPr>
        <w:t>之變異係數由</w:t>
      </w:r>
      <w:r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 w:hint="eastAsia"/>
        </w:rPr>
        <w:t>0.407</w:t>
      </w:r>
      <w:r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/>
        </w:rPr>
        <w:t>降至</w:t>
      </w:r>
      <w:r>
        <w:rPr>
          <w:rFonts w:ascii="Times New Roman" w:eastAsia="標楷體" w:hAnsi="Times New Roman"/>
        </w:rPr>
        <w:t xml:space="preserve"> </w:t>
      </w:r>
      <w:r w:rsidRPr="002C29B6">
        <w:rPr>
          <w:rFonts w:ascii="Times New Roman" w:eastAsia="標楷體" w:hAnsi="Times New Roman" w:hint="eastAsia"/>
        </w:rPr>
        <w:t>0.076</w:t>
      </w:r>
      <w:r>
        <w:rPr>
          <w:rFonts w:ascii="Times New Roman" w:eastAsia="標楷體" w:hAnsi="Times New Roman"/>
        </w:rPr>
        <w:t>，像素長度與實際長度之相關由</w:t>
      </w:r>
      <w:r>
        <w:rPr>
          <w:rFonts w:ascii="Times New Roman" w:eastAsia="標楷體" w:hAnsi="Times New Roman"/>
        </w:rPr>
        <w:t xml:space="preserve"> r = </w:t>
      </w:r>
      <w:r w:rsidRPr="002C29B6">
        <w:rPr>
          <w:rFonts w:ascii="Times New Roman" w:eastAsia="標楷體" w:hAnsi="Times New Roman" w:hint="eastAsia"/>
        </w:rPr>
        <w:t>0.052</w:t>
      </w:r>
      <w:r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/>
        </w:rPr>
        <w:t>提升至</w:t>
      </w:r>
      <w:r>
        <w:rPr>
          <w:rFonts w:ascii="Times New Roman" w:eastAsia="標楷體" w:hAnsi="Times New Roman"/>
        </w:rPr>
        <w:t xml:space="preserve"> </w:t>
      </w:r>
      <w:r w:rsidRPr="002C29B6">
        <w:rPr>
          <w:rFonts w:ascii="Times New Roman" w:eastAsia="標楷體" w:hAnsi="Times New Roman" w:hint="eastAsia"/>
        </w:rPr>
        <w:t>0.678</w:t>
      </w:r>
      <w:r>
        <w:rPr>
          <w:rFonts w:ascii="Times New Roman" w:eastAsia="標楷體" w:hAnsi="Times New Roman"/>
        </w:rPr>
        <w:t>。表</w:t>
      </w:r>
      <w:r>
        <w:rPr>
          <w:rFonts w:ascii="Times New Roman" w:eastAsia="標楷體" w:hAnsi="Times New Roman"/>
        </w:rPr>
        <w:t xml:space="preserve">2 </w:t>
      </w:r>
      <w:r>
        <w:rPr>
          <w:rFonts w:ascii="Times New Roman" w:eastAsia="標楷體" w:hAnsi="Times New Roman"/>
        </w:rPr>
        <w:t>比較未正規化與長邊正規化、以及是否加入年齡之</w:t>
      </w:r>
      <w:r>
        <w:rPr>
          <w:rFonts w:ascii="Times New Roman" w:eastAsia="標楷體" w:hAnsi="Times New Roman"/>
        </w:rPr>
        <w:t xml:space="preserve"> out-of-fold </w:t>
      </w:r>
      <w:r>
        <w:rPr>
          <w:rFonts w:ascii="Times New Roman" w:eastAsia="標楷體" w:hAnsi="Times New Roman"/>
        </w:rPr>
        <w:t>效能。本研究採用之「長邊正規化</w:t>
      </w:r>
      <w:r>
        <w:rPr>
          <w:rFonts w:ascii="Times New Roman" w:eastAsia="標楷體" w:hAnsi="Times New Roman"/>
        </w:rPr>
        <w:t xml:space="preserve"> + </w:t>
      </w:r>
      <w:r>
        <w:rPr>
          <w:rFonts w:ascii="Times New Roman" w:eastAsia="標楷體" w:hAnsi="Times New Roman"/>
        </w:rPr>
        <w:t>年齡」</w:t>
      </w:r>
      <w:r>
        <w:rPr>
          <w:rFonts w:ascii="Times New Roman" w:eastAsia="標楷體" w:hAnsi="Times New Roman"/>
        </w:rPr>
        <w:t xml:space="preserve">ANN </w:t>
      </w:r>
      <w:r>
        <w:rPr>
          <w:rFonts w:ascii="Times New Roman" w:eastAsia="標楷體" w:hAnsi="Times New Roman"/>
        </w:rPr>
        <w:t>於校正後達</w:t>
      </w:r>
      <w:r>
        <w:rPr>
          <w:rFonts w:ascii="Times New Roman" w:eastAsia="標楷體" w:hAnsi="Times New Roman"/>
        </w:rPr>
        <w:t xml:space="preserve"> </w:t>
      </w:r>
      <w:del w:id="9044" w:author="Claude" w:date="2026-10-24T00:00:00Z">
        <w:r>
          <w:rPr>
            <w:rFonts w:ascii="Times New Roman" w:eastAsia="標楷體" w:hAnsi="Times New Roman"/>
          </w:rPr>
          <w:delText xml:space="preserve">MAE </w:delText>
        </w:r>
      </w:del>
      <w:del w:id="9045" w:author="Claude" w:date="2026-10-24T00:00:00Z">
        <w:r w:rsidRPr="00664F08">
          <w:rPr>
            <w:rFonts w:ascii="Times New Roman" w:eastAsia="標楷體" w:hAnsi="Times New Roman" w:hint="eastAsia"/>
          </w:rPr>
          <w:delText xml:space="preserve">1.054</w:delText>
        </w:r>
      </w:del>
      <w:del w:id="9046" w:author="Claude" w:date="2026-10-24T00:00:00Z">
        <w:r>
          <w:rPr>
            <w:rFonts w:ascii="Times New Roman" w:eastAsia="標楷體" w:hAnsi="Times New Roman"/>
          </w:rPr>
          <w:delText xml:space="preserve"> ± </w:delText>
        </w:r>
      </w:del>
      <w:del w:id="9047" w:author="Claude" w:date="2026-10-24T00:00:00Z">
        <w:r w:rsidRPr="00664F08">
          <w:rPr>
            <w:rFonts w:ascii="Times New Roman" w:eastAsia="標楷體" w:hAnsi="Times New Roman" w:hint="eastAsia"/>
          </w:rPr>
          <w:delText xml:space="preserve">0</w:delText>
        </w:r>
      </w:del>
      <w:del w:id="9048" w:author="Claude" w:date="2026-10-24T00:00:00Z">
        <w:r>
          <w:rPr>
            <w:rFonts w:ascii="Times New Roman" w:eastAsia="標楷體" w:hAnsi="Times New Roman"/>
          </w:rPr>
          <w:delText xml:space="preserve"> mm</w:delText>
        </w:r>
      </w:del>
      <w:ins w:id="9049" w:author="Claude" w:date="2026-10-24T00:00:00Z">
        <w:r>
          <w:rPr>
            <w:rFonts w:ascii="Times New Roman" w:eastAsia="標楷體" w:hAnsi="Times New Roman"/>
          </w:rPr>
          <w:t xml:space="preserve">MAE 1.054 mm</w:t>
        </w:r>
      </w:ins>
      <w:r>
        <w:rPr>
          <w:rFonts w:ascii="Times New Roman" w:eastAsia="標楷體" w:hAnsi="Times New Roman"/>
        </w:rPr>
        <w:t>、</w:t>
      </w:r>
      <w:r>
        <w:rPr>
          <w:rFonts w:ascii="Times New Roman" w:eastAsia="標楷體" w:hAnsi="Times New Roman"/>
        </w:rPr>
        <w:t xml:space="preserve">RMSE </w:t>
      </w:r>
      <w:r w:rsidRPr="00664F08">
        <w:rPr>
          <w:rFonts w:ascii="Times New Roman" w:eastAsia="標楷體" w:hAnsi="Times New Roman" w:hint="eastAsia"/>
        </w:rPr>
        <w:t>1.376</w:t>
      </w:r>
      <w:r>
        <w:rPr>
          <w:rFonts w:ascii="Times New Roman" w:eastAsia="標楷體" w:hAnsi="Times New Roman"/>
        </w:rPr>
        <w:t xml:space="preserve"> mm</w:t>
      </w:r>
      <w:r>
        <w:rPr>
          <w:rFonts w:ascii="Times New Roman" w:eastAsia="標楷體" w:hAnsi="Times New Roman"/>
        </w:rPr>
        <w:t>、</w:t>
      </w:r>
      <w:r>
        <w:rPr>
          <w:rFonts w:ascii="Times New Roman" w:eastAsia="標楷體" w:hAnsi="Times New Roman"/>
        </w:rPr>
        <w:t xml:space="preserve">R = </w:t>
      </w:r>
      <w:r>
        <w:rPr>
          <w:rFonts w:ascii="Times New Roman" w:eastAsia="標楷體" w:hAnsi="Times New Roman" w:hint="eastAsia"/>
        </w:rPr>
        <w:t>0.689</w:t>
      </w:r>
      <w:r>
        <w:rPr>
          <w:rFonts w:ascii="Times New Roman" w:eastAsia="標楷體" w:hAnsi="Times New Roman"/>
        </w:rPr>
        <w:t>、</w:t>
      </w:r>
      <w:r>
        <w:rPr>
          <w:rFonts w:ascii="Times New Roman" w:eastAsia="標楷體" w:hAnsi="Times New Roman"/>
        </w:rPr>
        <w:t xml:space="preserve">R² = </w:t>
      </w:r>
      <w:r w:rsidR="006A5BE7">
        <w:rPr>
          <w:rFonts w:ascii="Times New Roman" w:eastAsia="標楷體" w:hAnsi="Times New Roman" w:hint="eastAsia"/>
        </w:rPr>
        <w:t>0.475</w:t>
      </w:r>
      <w:r>
        <w:rPr>
          <w:rFonts w:ascii="Times New Roman" w:eastAsia="標楷體" w:hAnsi="Times New Roman"/>
        </w:rPr>
        <w:t>，理想比率</w:t>
      </w:r>
      <w:r>
        <w:rPr>
          <w:rFonts w:ascii="Times New Roman" w:eastAsia="標楷體" w:hAnsi="Times New Roman"/>
        </w:rPr>
        <w:t xml:space="preserve"> </w:t>
      </w:r>
      <w:r w:rsidR="006A5BE7">
        <w:rPr>
          <w:rFonts w:ascii="Times New Roman" w:eastAsia="標楷體" w:hAnsi="Times New Roman" w:hint="eastAsia"/>
        </w:rPr>
        <w:t xml:space="preserve">56.7 </w:t>
      </w:r>
      <w:r>
        <w:rPr>
          <w:rFonts w:ascii="Times New Roman" w:eastAsia="標楷體" w:hAnsi="Times New Roman"/>
        </w:rPr>
        <w:t>%</w:t>
      </w:r>
      <w:r>
        <w:rPr>
          <w:rFonts w:ascii="Times New Roman" w:eastAsia="標楷體" w:hAnsi="Times New Roman"/>
        </w:rPr>
        <w:t>，平均偏差</w:t>
      </w:r>
      <w:r>
        <w:rPr>
          <w:rFonts w:ascii="Times New Roman" w:eastAsia="標楷體" w:hAnsi="Times New Roman"/>
        </w:rPr>
        <w:t xml:space="preserve"> </w:t>
      </w:r>
      <w:r w:rsidR="006A5BE7">
        <w:rPr>
          <w:rFonts w:ascii="Times New Roman" w:eastAsia="標楷體" w:hAnsi="Times New Roman" w:hint="eastAsia"/>
        </w:rPr>
        <w:t>-0.466</w:t>
      </w:r>
      <w:r>
        <w:rPr>
          <w:rFonts w:ascii="Times New Roman" w:eastAsia="標楷體" w:hAnsi="Times New Roman"/>
        </w:rPr>
        <w:t xml:space="preserve"> mm</w:t>
      </w:r>
      <w:r>
        <w:rPr>
          <w:rFonts w:ascii="Times New Roman" w:eastAsia="標楷體" w:hAnsi="Times New Roman"/>
        </w:rPr>
        <w:t>；線性對照組</w:t>
      </w:r>
      <w:r>
        <w:rPr>
          <w:rFonts w:ascii="Times New Roman" w:eastAsia="標楷體" w:hAnsi="Times New Roman"/>
        </w:rPr>
        <w:t xml:space="preserve"> MAE </w:t>
      </w:r>
      <w:r>
        <w:rPr>
          <w:rFonts w:ascii="Times New Roman" w:eastAsia="標楷體" w:hAnsi="Times New Roman"/>
        </w:rPr>
        <w:t>為</w:t>
      </w:r>
      <w:r>
        <w:rPr>
          <w:rFonts w:ascii="Times New Roman" w:eastAsia="標楷體" w:hAnsi="Times New Roman"/>
        </w:rPr>
        <w:t xml:space="preserve"> </w:t>
      </w:r>
      <w:r w:rsidR="006A5BE7">
        <w:rPr>
          <w:rFonts w:ascii="Times New Roman" w:eastAsia="標楷體" w:hAnsi="Times New Roman" w:hint="eastAsia"/>
        </w:rPr>
        <w:t>1.127</w:t>
      </w:r>
      <w:r>
        <w:rPr>
          <w:rFonts w:ascii="Times New Roman" w:eastAsia="標楷體" w:hAnsi="Times New Roman"/>
        </w:rPr>
        <w:t xml:space="preserve"> mm</w:t>
      </w:r>
      <w:r>
        <w:rPr>
          <w:rFonts w:ascii="Times New Roman" w:eastAsia="標楷體" w:hAnsi="Times New Roman"/>
        </w:rPr>
        <w:t>。圖</w:t>
      </w:r>
      <w:r>
        <w:rPr>
          <w:rFonts w:ascii="Times New Roman" w:eastAsia="標楷體" w:hAnsi="Times New Roman"/>
        </w:rPr>
        <w:t xml:space="preserve">2 </w:t>
      </w:r>
      <w:r>
        <w:rPr>
          <w:rFonts w:ascii="Times New Roman" w:eastAsia="標楷體" w:hAnsi="Times New Roman"/>
        </w:rPr>
        <w:t>為校正後預測與實際長度之散布圖（附</w:t>
      </w:r>
      <w:r>
        <w:rPr>
          <w:rFonts w:ascii="Times New Roman" w:eastAsia="標楷體" w:hAnsi="Times New Roman"/>
        </w:rPr>
        <w:t xml:space="preserve"> ±1.0 mm </w:t>
      </w:r>
      <w:r>
        <w:rPr>
          <w:rFonts w:ascii="Times New Roman" w:eastAsia="標楷體" w:hAnsi="Times New Roman"/>
        </w:rPr>
        <w:t>容忍線）。</w:t>
      </w:r>
    </w:p>
    <w:p w14:paraId="51004380" w14:textId="0082717D" w:rsidR="006A5BE7" w:rsidRDefault="006A5BE7" w:rsidP="006A5BE7">
      <w:pPr>
        <w:spacing w:before="120" w:after="80"/>
        <w:jc w:val="center"/>
      </w:pPr>
      <w:r>
        <w:rPr>
          <w:rFonts w:ascii="Times New Roman" w:eastAsia="標楷體" w:hAnsi="Times New Roman"/>
          <w:b/>
          <w:bCs/>
          <w:sz w:val="22"/>
          <w:szCs w:val="22"/>
        </w:rPr>
        <w:t>表</w:t>
      </w:r>
      <w:r>
        <w:rPr>
          <w:rFonts w:ascii="Times New Roman" w:eastAsia="標楷體" w:hAnsi="Times New Roman"/>
          <w:b/>
          <w:bCs/>
          <w:sz w:val="22"/>
          <w:szCs w:val="22"/>
        </w:rPr>
        <w:t xml:space="preserve">2  </w:t>
      </w:r>
      <w:r>
        <w:rPr>
          <w:rFonts w:ascii="Times New Roman" w:eastAsia="標楷體" w:hAnsi="Times New Roman"/>
          <w:b/>
          <w:bCs/>
          <w:sz w:val="22"/>
          <w:szCs w:val="22"/>
        </w:rPr>
        <w:t>根管充填長度估測效能（</w:t>
      </w:r>
      <w:r>
        <w:rPr>
          <w:rFonts w:ascii="Times New Roman" w:eastAsia="標楷體" w:hAnsi="Times New Roman"/>
          <w:b/>
          <w:bCs/>
          <w:sz w:val="22"/>
          <w:szCs w:val="22"/>
        </w:rPr>
        <w:t>ANN</w:t>
      </w:r>
      <w:r>
        <w:rPr>
          <w:rFonts w:ascii="Times New Roman" w:eastAsia="標楷體" w:hAnsi="Times New Roman"/>
          <w:b/>
          <w:bCs/>
          <w:sz w:val="22"/>
          <w:szCs w:val="22"/>
        </w:rPr>
        <w:t>，</w:t>
      </w:r>
      <w:r>
        <w:rPr>
          <w:rFonts w:ascii="Times New Roman" w:eastAsia="標楷體" w:hAnsi="Times New Roman"/>
          <w:b/>
          <w:bCs/>
          <w:sz w:val="22"/>
          <w:szCs w:val="22"/>
        </w:rPr>
        <w:t>out-of-fold</w:t>
      </w:r>
      <w:r>
        <w:rPr>
          <w:rFonts w:ascii="Times New Roman" w:eastAsia="標楷體" w:hAnsi="Times New Roman"/>
          <w:b/>
          <w:bCs/>
          <w:sz w:val="22"/>
          <w:szCs w:val="22"/>
        </w:rPr>
        <w:t>，</w:t>
      </w:r>
      <w:r>
        <w:rPr>
          <w:rFonts w:ascii="Times New Roman" w:eastAsia="標楷體" w:hAnsi="Times New Roman"/>
          <w:b/>
          <w:bCs/>
          <w:sz w:val="22"/>
          <w:szCs w:val="22"/>
        </w:rPr>
        <w:t xml:space="preserve">n = </w:t>
      </w:r>
      <w:r w:rsidR="00817D3C">
        <w:rPr>
          <w:rFonts w:ascii="Times New Roman" w:eastAsia="標楷體" w:hAnsi="Times New Roman"/>
          <w:b/>
          <w:bCs/>
          <w:sz w:val="22"/>
          <w:szCs w:val="22"/>
        </w:rPr>
        <w:t>67</w:t>
      </w:r>
      <w:del w:id="9050" w:author="Claude" w:date="2026-10-24T00:00:00Z">
        <w:r>
          <w:rPr>
            <w:rFonts w:ascii="Times New Roman" w:eastAsia="標楷體" w:hAnsi="Times New Roman"/>
            <w:b/>
            <w:bCs/>
            <w:sz w:val="22"/>
            <w:szCs w:val="22"/>
          </w:rPr>
          <w:delText xml:space="preserve">；</w:delText>
        </w:r>
      </w:del>
      <w:del w:id="9051" w:author="Claude" w:date="2026-10-24T00:00:00Z">
        <w:r>
          <w:rPr>
            <w:rFonts w:ascii="Times New Roman" w:eastAsia="標楷體" w:hAnsi="Times New Roman"/>
            <w:b/>
            <w:bCs/>
            <w:sz w:val="22"/>
            <w:szCs w:val="22"/>
          </w:rPr>
          <w:delText xml:space="preserve">10 </w:delText>
        </w:r>
      </w:del>
      <w:del w:id="9052" w:author="Claude" w:date="2026-10-24T00:00:00Z">
        <w:r>
          <w:rPr>
            <w:rFonts w:ascii="Times New Roman" w:eastAsia="標楷體" w:hAnsi="Times New Roman"/>
            <w:b/>
            <w:bCs/>
            <w:sz w:val="22"/>
            <w:szCs w:val="22"/>
          </w:rPr>
          <w:delText xml:space="preserve">次重複</w:delText>
        </w:r>
      </w:del>
      <w:del w:id="9053" w:author="Claude" w:date="2026-10-24T00:00:00Z">
        <w:r>
          <w:rPr>
            <w:rFonts w:ascii="Times New Roman" w:eastAsia="標楷體" w:hAnsi="Times New Roman"/>
            <w:b/>
            <w:bCs/>
            <w:sz w:val="22"/>
            <w:szCs w:val="22"/>
          </w:rPr>
          <w:delText xml:space="preserve"> × 5 </w:delText>
        </w:r>
      </w:del>
      <w:del w:id="9054" w:author="Claude" w:date="2026-10-24T00:00:00Z">
        <w:r>
          <w:rPr>
            <w:rFonts w:ascii="Times New Roman" w:eastAsia="標楷體" w:hAnsi="Times New Roman"/>
            <w:b/>
            <w:bCs/>
            <w:sz w:val="22"/>
            <w:szCs w:val="22"/>
          </w:rPr>
          <w:delText xml:space="preserve">個訓練種子之</w:delText>
        </w:r>
      </w:del>
      <w:del w:id="9055" w:author="Claude" w:date="2026-10-24T00:00:00Z">
        <w:r>
          <w:rPr>
            <w:rFonts w:ascii="Times New Roman" w:eastAsia="標楷體" w:hAnsi="Times New Roman"/>
            <w:b/>
            <w:bCs/>
            <w:sz w:val="22"/>
            <w:szCs w:val="22"/>
          </w:rPr>
          <w:delText xml:space="preserve"> mean ± SD</w:delText>
        </w:r>
      </w:del>
      <w:del w:id="9056" w:author="Claude" w:date="2026-10-24T00:00:00Z">
        <w:r>
          <w:rPr>
            <w:rFonts w:ascii="Times New Roman" w:eastAsia="標楷體" w:hAnsi="Times New Roman"/>
            <w:b/>
            <w:bCs/>
            <w:sz w:val="22"/>
            <w:szCs w:val="22"/>
          </w:rPr>
          <w:delText xml:space="preserve">）</w:delText>
        </w:r>
      </w:del>
      <w:ins w:id="9057" w:author="Claude" w:date="2026-10-24T00:00:00Z">
        <w:r>
          <w:rPr>
            <w:rFonts w:ascii="Times New Roman" w:eastAsia="標楷體" w:hAnsi="Times New Roman"/>
            <w:b/>
            <w:bCs/>
            <w:sz w:val="22"/>
            <w:szCs w:val="22"/>
          </w:rPr>
          <w:t xml:space="preserve">）</w:t>
        </w:r>
      </w:ins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6"/>
        <w:gridCol w:w="948"/>
        <w:gridCol w:w="949"/>
        <w:gridCol w:w="948"/>
        <w:gridCol w:w="949"/>
        <w:gridCol w:w="948"/>
        <w:gridCol w:w="949"/>
      </w:tblGrid>
      <w:tr w:rsidR="00EA3E58" w14:paraId="1F8D887C" w14:textId="77777777" w:rsidTr="00541FAF">
        <w:trPr>
          <w:trHeight w:val="911"/>
          <w:tblHeader/>
        </w:trPr>
        <w:tc>
          <w:tcPr>
            <w:tcW w:w="3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6AC58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輸入</w:t>
            </w: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 / </w:t>
            </w: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模型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E9E3D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MAE (mm)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93DCA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RMSE (mm)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427A0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11CA2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R²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C95CA8" w14:textId="77777777" w:rsidR="00541FAF" w:rsidRDefault="00EA3E58" w:rsidP="00541FAF">
            <w:pPr>
              <w:spacing w:after="0" w:line="240" w:lineRule="auto"/>
              <w:jc w:val="center"/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Bias</w:t>
            </w:r>
          </w:p>
          <w:p w14:paraId="23F46844" w14:textId="0488DE6B" w:rsidR="00EA3E58" w:rsidRDefault="00EA3E58" w:rsidP="00541FAF">
            <w:pPr>
              <w:spacing w:after="0" w:line="240" w:lineRule="auto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(mm)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0C474" w14:textId="672415C6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理想比率</w:t>
            </w:r>
            <w:r w:rsidR="00541FAF">
              <w:rPr>
                <w:rFonts w:ascii="Times New Roman" w:eastAsia="標楷體" w:hAnsi="Times New Roman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(%)</w:t>
            </w:r>
          </w:p>
        </w:tc>
      </w:tr>
      <w:tr w:rsidR="00EA3E58" w14:paraId="2485DB05" w14:textId="77777777" w:rsidTr="00541FAF">
        <w:trPr>
          <w:trHeight w:val="544"/>
        </w:trPr>
        <w:tc>
          <w:tcPr>
            <w:tcW w:w="3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9B7B8" w14:textId="77777777" w:rsidR="00EA3E58" w:rsidRDefault="00EA3E58" w:rsidP="00904B30">
            <w:pPr>
              <w:spacing w:line="276" w:lineRule="auto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未正規化，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ANN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9C9EF" w14:textId="3C14185C" w:rsidR="00EA3E58" w:rsidRDefault="005370AC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1.366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4C997" w14:textId="4095F121" w:rsidR="00EA3E58" w:rsidRDefault="005370AC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2.048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671AF" w14:textId="01A8D195" w:rsidR="00EA3E58" w:rsidRDefault="00CC32E1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0.287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41985" w14:textId="3A57D829" w:rsidR="00EA3E58" w:rsidRDefault="005370AC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0.087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3E014" w14:textId="15133BFB" w:rsidR="00EA3E58" w:rsidRDefault="00CC32E1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-0.453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83429" w14:textId="287EC52B" w:rsidR="00EA3E58" w:rsidRDefault="005370AC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50.1</w:t>
            </w:r>
          </w:p>
        </w:tc>
      </w:tr>
      <w:tr w:rsidR="00EA3E58" w14:paraId="1DFCE8C1" w14:textId="77777777" w:rsidTr="00541FAF">
        <w:trPr>
          <w:trHeight w:val="454"/>
        </w:trPr>
        <w:tc>
          <w:tcPr>
            <w:tcW w:w="3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4693D5" w14:textId="01AC7992" w:rsidR="00EA3E58" w:rsidRDefault="009A2575" w:rsidP="00904B30">
            <w:pPr>
              <w:spacing w:line="276" w:lineRule="auto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長邊正規化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21478" w14:textId="59B09B16" w:rsidR="00EA3E58" w:rsidRDefault="00CC32E1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1.127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7FB03" w14:textId="0D0B485A" w:rsidR="00EA3E58" w:rsidRDefault="00CC32E1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1.448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657D81" w14:textId="240B1915" w:rsidR="00EA3E58" w:rsidRDefault="00CC32E1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0.65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8C886B" w14:textId="59FB0D24" w:rsidR="00EA3E58" w:rsidRDefault="00CC32E1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0.423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A4073" w14:textId="1357A2BE" w:rsidR="00EA3E58" w:rsidRDefault="00CC32E1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-0.506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72B81" w14:textId="1B51A0A1" w:rsidR="00EA3E58" w:rsidRDefault="00CC32E1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53</w:t>
            </w:r>
          </w:p>
        </w:tc>
      </w:tr>
      <w:tr w:rsidR="00EA3E58" w14:paraId="422C0FA5" w14:textId="77777777" w:rsidTr="00541FAF">
        <w:tc>
          <w:tcPr>
            <w:tcW w:w="3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9F561" w14:textId="138D0EAC" w:rsidR="00EA3E58" w:rsidRDefault="009A2575" w:rsidP="00904B30">
            <w:pPr>
              <w:spacing w:line="276" w:lineRule="auto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長邊正規化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 + 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年齡（本法）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745BC" w14:textId="13F48641" w:rsidR="00EA3E58" w:rsidRDefault="00CC32E1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1.</w:t>
            </w:r>
            <w:r w:rsidR="00952585">
              <w:rPr>
                <w:rFonts w:hint="eastAsia"/>
              </w:rPr>
              <w:t>05</w:t>
            </w:r>
            <w:r>
              <w:rPr>
                <w:rFonts w:hint="eastAsia"/>
              </w:rPr>
              <w:t>4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AF951" w14:textId="1A25AB4D" w:rsidR="00EA3E58" w:rsidRDefault="00CC32E1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1.</w:t>
            </w:r>
            <w:r w:rsidR="00952585">
              <w:rPr>
                <w:rFonts w:hint="eastAsia"/>
              </w:rPr>
              <w:t>376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CB5EDC" w14:textId="7B085433" w:rsidR="00EA3E58" w:rsidRDefault="00CC32E1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0.6</w:t>
            </w:r>
            <w:r w:rsidR="00952585">
              <w:rPr>
                <w:rFonts w:hint="eastAsia"/>
              </w:rPr>
              <w:t>8</w:t>
            </w:r>
            <w:r>
              <w:rPr>
                <w:rFonts w:hint="eastAsia"/>
              </w:rPr>
              <w:t>9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02EDDE" w14:textId="1806AE6B" w:rsidR="00EA3E58" w:rsidRDefault="00CC32E1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0.4</w:t>
            </w:r>
            <w:r w:rsidR="00952585">
              <w:rPr>
                <w:rFonts w:hint="eastAsia"/>
              </w:rPr>
              <w:t>75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C5695" w14:textId="579FA110" w:rsidR="00EA3E58" w:rsidRDefault="00CC32E1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-0.4</w:t>
            </w:r>
            <w:r w:rsidR="00952585">
              <w:rPr>
                <w:rFonts w:hint="eastAsia"/>
              </w:rPr>
              <w:t>6</w:t>
            </w:r>
            <w:r>
              <w:rPr>
                <w:rFonts w:hint="eastAsia"/>
              </w:rPr>
              <w:t>6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27269" w14:textId="77C089E6" w:rsidR="00EA3E58" w:rsidRDefault="00CC32E1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5</w:t>
            </w:r>
            <w:r w:rsidR="00952585">
              <w:rPr>
                <w:rFonts w:hint="eastAsia"/>
              </w:rPr>
              <w:t>6</w:t>
            </w:r>
            <w:r>
              <w:rPr>
                <w:rFonts w:hint="eastAsia"/>
              </w:rPr>
              <w:t>.7</w:t>
            </w:r>
          </w:p>
        </w:tc>
      </w:tr>
      <w:tr w:rsidR="009A2575" w14:paraId="618FF714" w14:textId="77777777" w:rsidTr="00541FAF">
        <w:tc>
          <w:tcPr>
            <w:tcW w:w="3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8D052" w14:textId="7FAC6F53" w:rsidR="009A2575" w:rsidRDefault="009A2575" w:rsidP="00904B30">
            <w:pPr>
              <w:spacing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長邊正規化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 + 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年齡，線性迴歸對照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BCB8A6" w14:textId="1C87817C" w:rsidR="009A2575" w:rsidRDefault="00664F08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1.127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4907E" w14:textId="1C95A6FE" w:rsidR="009A2575" w:rsidRDefault="00664F08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1.444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829F5" w14:textId="08B82E96" w:rsidR="009A2575" w:rsidRDefault="00664F08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0.648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E8354" w14:textId="4CC4FF7E" w:rsidR="009A2575" w:rsidRDefault="00664F08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0.42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119EF" w14:textId="3AAF29F7" w:rsidR="009A2575" w:rsidRDefault="00664F08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-0.489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CDFBB" w14:textId="79D6D2CF" w:rsidR="009A2575" w:rsidRDefault="00664F08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50.7</w:t>
            </w:r>
          </w:p>
        </w:tc>
      </w:tr>
    </w:tbl>
    <w:p w14:paraId="5CA65D22" w14:textId="77777777" w:rsidR="00801A2D" w:rsidRDefault="00801A2D" w:rsidP="006D51DC">
      <w:pPr>
        <w:spacing w:after="120" w:line="240" w:lineRule="auto"/>
        <w:jc w:val="both"/>
        <w:rPr>
          <w:rFonts w:ascii="Times New Roman" w:eastAsia="標楷體" w:hAnsi="Times New Roman"/>
          <w:i/>
          <w:iCs/>
          <w:color w:val="7F7F7F"/>
          <w:sz w:val="20"/>
          <w:szCs w:val="20"/>
        </w:rPr>
      </w:pP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>註：所有數值均為扣除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 xml:space="preserve"> 0.5 mm offset 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>後之校正值，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 xml:space="preserve">offset 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>不影響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 xml:space="preserve"> R 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>與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 xml:space="preserve"> R²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>。列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 xml:space="preserve"> 1–3 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>為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 xml:space="preserve"> ANN 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>模型，列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 xml:space="preserve"> 4 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>為相同輸入（長邊正規化＋年齡）之線性迴歸對照組；皆為相同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 xml:space="preserve"> 5 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>摺切分之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 xml:space="preserve"> out-of-fold 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>結果（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>n = 67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>）。</w:t>
      </w:r>
    </w:p>
    <w:p w14:paraId="5E220C6B" w14:textId="11C13AE6" w:rsidR="00801A2D" w:rsidRPr="009F5226" w:rsidRDefault="00801A2D" w:rsidP="00801A2D">
      <w:pPr>
        <w:spacing w:before="120" w:after="80"/>
        <w:jc w:val="center"/>
        <w:rPr>
          <w:rFonts w:ascii="Times New Roman" w:eastAsia="標楷體" w:hAnsi="Times New Roman"/>
          <w:b/>
          <w:bCs/>
          <w:sz w:val="22"/>
          <w:szCs w:val="22"/>
        </w:rPr>
      </w:pPr>
      <w:r w:rsidRPr="009F5226">
        <w:rPr>
          <w:rFonts w:ascii="Times New Roman" w:eastAsia="標楷體" w:hAnsi="Times New Roman"/>
          <w:b/>
          <w:bCs/>
          <w:sz w:val="22"/>
          <w:szCs w:val="22"/>
        </w:rPr>
        <w:t>圖</w:t>
      </w:r>
      <w:r w:rsidRPr="009F5226">
        <w:rPr>
          <w:rFonts w:ascii="Times New Roman" w:eastAsia="標楷體" w:hAnsi="Times New Roman"/>
          <w:b/>
          <w:bCs/>
          <w:sz w:val="22"/>
          <w:szCs w:val="22"/>
        </w:rPr>
        <w:t>2</w:t>
      </w:r>
      <w:r w:rsidRPr="009F5226">
        <w:rPr>
          <w:rFonts w:ascii="Times New Roman" w:eastAsia="標楷體" w:hAnsi="Times New Roman" w:hint="eastAsia"/>
          <w:b/>
          <w:bCs/>
          <w:sz w:val="22"/>
          <w:szCs w:val="22"/>
        </w:rPr>
        <w:t>(A)</w:t>
      </w:r>
      <w:r w:rsidR="00817D3C">
        <w:rPr>
          <w:rFonts w:ascii="Times New Roman" w:eastAsia="標楷體" w:hAnsi="Times New Roman"/>
          <w:b/>
          <w:bCs/>
          <w:sz w:val="22"/>
          <w:szCs w:val="22"/>
        </w:rPr>
        <w:t xml:space="preserve"> </w:t>
      </w:r>
      <w:r w:rsidR="00817D3C">
        <w:rPr>
          <w:rFonts w:ascii="Times New Roman" w:eastAsia="標楷體" w:hAnsi="Times New Roman" w:hint="eastAsia"/>
          <w:b/>
          <w:bCs/>
          <w:sz w:val="22"/>
          <w:szCs w:val="22"/>
        </w:rPr>
        <w:t>預測點</w:t>
      </w:r>
      <w:r w:rsidRPr="009F5226">
        <w:rPr>
          <w:rFonts w:ascii="Times New Roman" w:eastAsia="標楷體" w:hAnsi="Times New Roman"/>
          <w:b/>
          <w:bCs/>
          <w:sz w:val="22"/>
          <w:szCs w:val="22"/>
        </w:rPr>
        <w:t>散布圖</w:t>
      </w:r>
    </w:p>
    <w:p w14:paraId="72906000" w14:textId="25CFD017" w:rsidR="00801A2D" w:rsidRDefault="00801A2D" w:rsidP="00136C94">
      <w:pPr>
        <w:spacing w:after="120" w:line="360" w:lineRule="auto"/>
        <w:jc w:val="center"/>
        <w:rPr>
          <w:rFonts w:ascii="Times New Roman" w:eastAsia="標楷體" w:hAnsi="Times New Roman"/>
        </w:rPr>
      </w:pPr>
    </w:p>
    <w:p w14:paraId="56EF1BDA" w14:textId="5E5994AE" w:rsidR="009F5226" w:rsidRDefault="00136C94" w:rsidP="00136C94">
      <w:pPr>
        <w:spacing w:after="120" w:line="360" w:lineRule="auto"/>
        <w:jc w:val="center"/>
        <w:rPr>
          <w:rFonts w:ascii="Times New Roman" w:eastAsia="標楷體" w:hAnsi="Times New Roman"/>
        </w:rPr>
      </w:pPr>
      <w:r w:rsidRPr="00136C94">
        <w:rPr>
          <w:rFonts w:ascii="Times New Roman" w:eastAsia="標楷體" w:hAnsi="Times New Roman"/>
          <w:noProof/>
        </w:rPr>
        <w:drawing>
          <wp:inline distT="0" distB="0" distL="0" distR="0" wp14:anchorId="56EC700A" wp14:editId="140FA769">
            <wp:extent cx="4392438" cy="2785110"/>
            <wp:effectExtent l="0" t="0" r="8255" b="0"/>
            <wp:docPr id="355249984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67" r="3636" b="4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518" cy="2811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323BA8" w14:textId="5A350C6A" w:rsidR="00801A2D" w:rsidRPr="009F5226" w:rsidRDefault="009F5226" w:rsidP="009F5226">
      <w:pPr>
        <w:spacing w:before="120" w:after="80"/>
        <w:jc w:val="center"/>
        <w:rPr>
          <w:rFonts w:ascii="Times New Roman" w:eastAsia="標楷體" w:hAnsi="Times New Roman"/>
          <w:b/>
          <w:bCs/>
          <w:sz w:val="22"/>
          <w:szCs w:val="22"/>
        </w:rPr>
      </w:pPr>
      <w:r w:rsidRPr="009F5226">
        <w:rPr>
          <w:rFonts w:ascii="Times New Roman" w:eastAsia="標楷體" w:hAnsi="Times New Roman"/>
          <w:b/>
          <w:bCs/>
          <w:sz w:val="22"/>
          <w:szCs w:val="22"/>
        </w:rPr>
        <w:t>圖</w:t>
      </w:r>
      <w:r w:rsidRPr="009F5226">
        <w:rPr>
          <w:rFonts w:ascii="Times New Roman" w:eastAsia="標楷體" w:hAnsi="Times New Roman"/>
          <w:b/>
          <w:bCs/>
          <w:sz w:val="22"/>
          <w:szCs w:val="22"/>
        </w:rPr>
        <w:t>2</w:t>
      </w:r>
      <w:r w:rsidRPr="009F5226">
        <w:rPr>
          <w:rFonts w:ascii="Times New Roman" w:eastAsia="標楷體" w:hAnsi="Times New Roman" w:hint="eastAsia"/>
          <w:b/>
          <w:bCs/>
          <w:sz w:val="22"/>
          <w:szCs w:val="22"/>
        </w:rPr>
        <w:t>(</w:t>
      </w:r>
      <w:r w:rsidR="00817D3C">
        <w:rPr>
          <w:rFonts w:ascii="Times New Roman" w:eastAsia="標楷體" w:hAnsi="Times New Roman" w:hint="eastAsia"/>
          <w:b/>
          <w:bCs/>
          <w:sz w:val="22"/>
          <w:szCs w:val="22"/>
        </w:rPr>
        <w:t>B</w:t>
      </w:r>
      <w:r w:rsidRPr="009F5226">
        <w:rPr>
          <w:rFonts w:ascii="Times New Roman" w:eastAsia="標楷體" w:hAnsi="Times New Roman" w:hint="eastAsia"/>
          <w:b/>
          <w:bCs/>
          <w:sz w:val="22"/>
          <w:szCs w:val="22"/>
        </w:rPr>
        <w:t>)</w:t>
      </w:r>
      <w:r w:rsidRPr="009F5226">
        <w:rPr>
          <w:rFonts w:ascii="Times New Roman" w:eastAsia="標楷體" w:hAnsi="Times New Roman"/>
          <w:b/>
          <w:bCs/>
          <w:sz w:val="22"/>
          <w:szCs w:val="22"/>
        </w:rPr>
        <w:t xml:space="preserve"> </w:t>
      </w:r>
      <w:r w:rsidRPr="009F5226">
        <w:rPr>
          <w:rFonts w:ascii="Times New Roman" w:eastAsia="標楷體" w:hAnsi="Times New Roman"/>
          <w:b/>
          <w:bCs/>
          <w:sz w:val="22"/>
          <w:szCs w:val="22"/>
        </w:rPr>
        <w:t>排序點圖</w:t>
      </w:r>
    </w:p>
    <w:p w14:paraId="0FADB843" w14:textId="4346DBBB" w:rsidR="00136C94" w:rsidRPr="00136C94" w:rsidRDefault="00136C94" w:rsidP="00136C94">
      <w:pPr>
        <w:spacing w:after="120" w:line="360" w:lineRule="auto"/>
        <w:jc w:val="center"/>
        <w:rPr>
          <w:rFonts w:ascii="Times New Roman" w:eastAsia="標楷體" w:hAnsi="Times New Roman"/>
        </w:rPr>
      </w:pPr>
      <w:r w:rsidRPr="00136C94">
        <w:rPr>
          <w:rFonts w:ascii="Times New Roman" w:eastAsia="標楷體" w:hAnsi="Times New Roman"/>
          <w:noProof/>
        </w:rPr>
        <w:drawing>
          <wp:inline distT="0" distB="0" distL="0" distR="0" wp14:anchorId="12C7A265" wp14:editId="35C1940D">
            <wp:extent cx="4236720" cy="2637209"/>
            <wp:effectExtent l="0" t="0" r="0" b="0"/>
            <wp:docPr id="1367728206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34" r="3058" b="4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6" cy="2646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FF02BB" w14:textId="4239456F" w:rsidR="009F5226" w:rsidRPr="009F5226" w:rsidRDefault="009F5226" w:rsidP="009F5226">
      <w:pPr>
        <w:spacing w:after="120" w:line="360" w:lineRule="auto"/>
        <w:jc w:val="center"/>
        <w:rPr>
          <w:rFonts w:ascii="Times New Roman" w:eastAsia="標楷體" w:hAnsi="Times New Roman"/>
        </w:rPr>
      </w:pPr>
    </w:p>
    <w:p w14:paraId="7F0795E6" w14:textId="6D360CAF" w:rsidR="00EA3E58" w:rsidRDefault="00EA3E58" w:rsidP="006A5BE7">
      <w:pPr>
        <w:spacing w:after="120" w:line="276" w:lineRule="auto"/>
        <w:jc w:val="both"/>
      </w:pPr>
      <w:r>
        <w:rPr>
          <w:rFonts w:ascii="Times New Roman" w:eastAsia="標楷體" w:hAnsi="Times New Roman"/>
          <w:sz w:val="26"/>
          <w:szCs w:val="26"/>
        </w:rPr>
        <w:t>影像資訊之貢獻與誤差分析</w:t>
      </w:r>
    </w:p>
    <w:p w14:paraId="3652150C" w14:textId="4C577A66" w:rsidR="006A5BE7" w:rsidRPr="002D7E12" w:rsidRDefault="006A5BE7" w:rsidP="002D7E12">
      <w:pPr>
        <w:spacing w:after="120" w:line="360" w:lineRule="auto"/>
        <w:jc w:val="both"/>
      </w:pPr>
      <w:r>
        <w:rPr>
          <w:rFonts w:ascii="Times New Roman" w:eastAsia="標楷體" w:hAnsi="Times New Roman"/>
        </w:rPr>
        <w:t>表</w:t>
      </w:r>
      <w:r>
        <w:rPr>
          <w:rFonts w:ascii="Times New Roman" w:eastAsia="標楷體" w:hAnsi="Times New Roman"/>
        </w:rPr>
        <w:t xml:space="preserve">3 </w:t>
      </w:r>
      <w:r>
        <w:rPr>
          <w:rFonts w:ascii="Times New Roman" w:eastAsia="標楷體" w:hAnsi="Times New Roman"/>
        </w:rPr>
        <w:t>比較不同輸入之校正後效能。僅依牙位平均值之基線</w:t>
      </w:r>
      <w:r>
        <w:rPr>
          <w:rFonts w:ascii="Times New Roman" w:eastAsia="標楷體" w:hAnsi="Times New Roman"/>
        </w:rPr>
        <w:t xml:space="preserve"> MAE </w:t>
      </w:r>
      <w:r>
        <w:rPr>
          <w:rFonts w:ascii="Times New Roman" w:eastAsia="標楷體" w:hAnsi="Times New Roman"/>
        </w:rPr>
        <w:t>為</w:t>
      </w:r>
      <w:r>
        <w:rPr>
          <w:rFonts w:ascii="Times New Roman" w:eastAsia="標楷體" w:hAnsi="Times New Roman"/>
        </w:rPr>
        <w:t xml:space="preserve"> </w:t>
      </w:r>
      <w:r w:rsidRPr="00F77DE9">
        <w:rPr>
          <w:rFonts w:ascii="Times New Roman" w:eastAsia="標楷體" w:hAnsi="Times New Roman" w:hint="eastAsia"/>
        </w:rPr>
        <w:t>1.384</w:t>
      </w:r>
      <w:r>
        <w:rPr>
          <w:rFonts w:ascii="Times New Roman" w:eastAsia="標楷體" w:hAnsi="Times New Roman"/>
        </w:rPr>
        <w:t xml:space="preserve"> mm</w:t>
      </w:r>
      <w:r>
        <w:rPr>
          <w:rFonts w:ascii="Times New Roman" w:eastAsia="標楷體" w:hAnsi="Times New Roman"/>
        </w:rPr>
        <w:t>，冠寬比例尺為</w:t>
      </w:r>
      <w:r>
        <w:rPr>
          <w:rFonts w:ascii="Times New Roman" w:eastAsia="標楷體" w:hAnsi="Times New Roman"/>
        </w:rPr>
        <w:t xml:space="preserve"> </w:t>
      </w:r>
      <w:r w:rsidRPr="00F77DE9">
        <w:rPr>
          <w:rFonts w:ascii="Times New Roman" w:eastAsia="標楷體" w:hAnsi="Times New Roman" w:hint="eastAsia"/>
        </w:rPr>
        <w:t>1.333</w:t>
      </w:r>
      <w:r>
        <w:rPr>
          <w:rFonts w:ascii="Times New Roman" w:eastAsia="標楷體" w:hAnsi="Times New Roman"/>
        </w:rPr>
        <w:t xml:space="preserve"> mm</w:t>
      </w:r>
      <w:r>
        <w:rPr>
          <w:rFonts w:ascii="Times New Roman" w:eastAsia="標楷體" w:hAnsi="Times New Roman"/>
        </w:rPr>
        <w:t>，長邊正規化</w:t>
      </w:r>
      <w:r>
        <w:rPr>
          <w:rFonts w:ascii="Times New Roman" w:eastAsia="標楷體" w:hAnsi="Times New Roman"/>
        </w:rPr>
        <w:t xml:space="preserve"> + </w:t>
      </w:r>
      <w:r>
        <w:rPr>
          <w:rFonts w:ascii="Times New Roman" w:eastAsia="標楷體" w:hAnsi="Times New Roman"/>
        </w:rPr>
        <w:t>年齡為</w:t>
      </w:r>
      <w:r>
        <w:rPr>
          <w:rFonts w:ascii="Times New Roman" w:eastAsia="標楷體" w:hAnsi="Times New Roman"/>
        </w:rPr>
        <w:t xml:space="preserve"> </w:t>
      </w:r>
      <w:r w:rsidRPr="006A5BE7">
        <w:rPr>
          <w:rFonts w:ascii="Times New Roman" w:eastAsia="標楷體" w:hAnsi="Times New Roman" w:hint="eastAsia"/>
        </w:rPr>
        <w:t>1.054</w:t>
      </w:r>
      <w:r>
        <w:rPr>
          <w:rFonts w:ascii="Times New Roman" w:eastAsia="標楷體" w:hAnsi="Times New Roman"/>
        </w:rPr>
        <w:t xml:space="preserve"> mm</w:t>
      </w:r>
      <w:r>
        <w:rPr>
          <w:rFonts w:ascii="Times New Roman" w:eastAsia="標楷體" w:hAnsi="Times New Roman"/>
        </w:rPr>
        <w:t>；另加性別後</w:t>
      </w:r>
      <w:r>
        <w:rPr>
          <w:rFonts w:ascii="Times New Roman" w:eastAsia="標楷體" w:hAnsi="Times New Roman"/>
        </w:rPr>
        <w:t xml:space="preserve"> MAE </w:t>
      </w:r>
      <w:r>
        <w:rPr>
          <w:rFonts w:ascii="Times New Roman" w:eastAsia="標楷體" w:hAnsi="Times New Roman"/>
        </w:rPr>
        <w:t>為</w:t>
      </w:r>
      <w:r>
        <w:rPr>
          <w:rFonts w:ascii="Times New Roman" w:eastAsia="標楷體" w:hAnsi="Times New Roman"/>
        </w:rPr>
        <w:t xml:space="preserve"> </w:t>
      </w:r>
      <w:r w:rsidRPr="006A5BE7">
        <w:rPr>
          <w:rFonts w:ascii="Times New Roman" w:eastAsia="標楷體" w:hAnsi="Times New Roman" w:hint="eastAsia"/>
        </w:rPr>
        <w:t>1.</w:t>
      </w:r>
      <w:r w:rsidR="002D7E12">
        <w:rPr>
          <w:rFonts w:ascii="Times New Roman" w:eastAsia="標楷體" w:hAnsi="Times New Roman" w:hint="eastAsia"/>
        </w:rPr>
        <w:t>135</w:t>
      </w:r>
      <w:r>
        <w:rPr>
          <w:rFonts w:ascii="Times New Roman" w:eastAsia="標楷體" w:hAnsi="Times New Roman"/>
        </w:rPr>
        <w:t>，顯示</w:t>
      </w:r>
      <w:r>
        <w:rPr>
          <w:rFonts w:ascii="Times New Roman" w:eastAsia="標楷體" w:hAnsi="Times New Roman"/>
        </w:rPr>
        <w:t xml:space="preserve"> </w:t>
      </w:r>
      <w:r w:rsidR="002D7E12" w:rsidRPr="002D7E12">
        <w:rPr>
          <w:rFonts w:ascii="Times New Roman" w:eastAsia="標楷體" w:hAnsi="Times New Roman"/>
        </w:rPr>
        <w:t>影像資訊相對牙位基線具額外貢獻（長邊正規化</w:t>
      </w:r>
      <w:r w:rsidR="002D7E12" w:rsidRPr="002D7E12">
        <w:rPr>
          <w:rFonts w:ascii="Times New Roman" w:eastAsia="標楷體" w:hAnsi="Times New Roman"/>
        </w:rPr>
        <w:t xml:space="preserve"> MAE 1.127 mm</w:t>
      </w:r>
      <w:r w:rsidR="002D7E12" w:rsidRPr="002D7E12">
        <w:rPr>
          <w:rFonts w:ascii="Times New Roman" w:eastAsia="標楷體" w:hAnsi="Times New Roman"/>
        </w:rPr>
        <w:t>，較基線降低</w:t>
      </w:r>
      <w:r w:rsidR="002D7E12" w:rsidRPr="002D7E12">
        <w:rPr>
          <w:rFonts w:ascii="Times New Roman" w:eastAsia="標楷體" w:hAnsi="Times New Roman"/>
        </w:rPr>
        <w:t xml:space="preserve"> 0.257 mm</w:t>
      </w:r>
      <w:r w:rsidR="002D7E12" w:rsidRPr="002D7E12">
        <w:rPr>
          <w:rFonts w:ascii="Times New Roman" w:eastAsia="標楷體" w:hAnsi="Times New Roman"/>
        </w:rPr>
        <w:t>；</w:t>
      </w:r>
      <w:r w:rsidR="002D7E12" w:rsidRPr="002D7E12">
        <w:rPr>
          <w:rFonts w:ascii="Times New Roman" w:eastAsia="標楷體" w:hAnsi="Times New Roman"/>
        </w:rPr>
        <w:t xml:space="preserve">R </w:t>
      </w:r>
      <w:r w:rsidR="002D7E12" w:rsidRPr="002D7E12">
        <w:rPr>
          <w:rFonts w:ascii="Times New Roman" w:eastAsia="標楷體" w:hAnsi="Times New Roman"/>
        </w:rPr>
        <w:t>由</w:t>
      </w:r>
      <w:r w:rsidR="002D7E12" w:rsidRPr="002D7E12">
        <w:rPr>
          <w:rFonts w:ascii="Times New Roman" w:eastAsia="標楷體" w:hAnsi="Times New Roman"/>
        </w:rPr>
        <w:t xml:space="preserve"> 0.367 </w:t>
      </w:r>
      <w:r w:rsidR="002D7E12" w:rsidRPr="002D7E12">
        <w:rPr>
          <w:rFonts w:ascii="Times New Roman" w:eastAsia="標楷體" w:hAnsi="Times New Roman"/>
        </w:rPr>
        <w:t>升至</w:t>
      </w:r>
      <w:r w:rsidR="002D7E12" w:rsidRPr="002D7E12">
        <w:rPr>
          <w:rFonts w:ascii="Times New Roman" w:eastAsia="標楷體" w:hAnsi="Times New Roman"/>
        </w:rPr>
        <w:t xml:space="preserve"> 0.650</w:t>
      </w:r>
      <w:r w:rsidR="002D7E12" w:rsidRPr="002D7E12">
        <w:rPr>
          <w:rFonts w:ascii="Times New Roman" w:eastAsia="標楷體" w:hAnsi="Times New Roman"/>
        </w:rPr>
        <w:t>）；加入年齡後</w:t>
      </w:r>
      <w:r w:rsidR="002D7E12" w:rsidRPr="002D7E12">
        <w:rPr>
          <w:rFonts w:ascii="Times New Roman" w:eastAsia="標楷體" w:hAnsi="Times New Roman"/>
        </w:rPr>
        <w:t xml:space="preserve"> MAE </w:t>
      </w:r>
      <w:r w:rsidR="002D7E12" w:rsidRPr="002D7E12">
        <w:rPr>
          <w:rFonts w:ascii="Times New Roman" w:eastAsia="標楷體" w:hAnsi="Times New Roman"/>
        </w:rPr>
        <w:t>再降至</w:t>
      </w:r>
      <w:r w:rsidR="002D7E12" w:rsidRPr="002D7E12">
        <w:rPr>
          <w:rFonts w:ascii="Times New Roman" w:eastAsia="標楷體" w:hAnsi="Times New Roman"/>
        </w:rPr>
        <w:t xml:space="preserve"> </w:t>
      </w:r>
      <w:r w:rsidR="002D7E12" w:rsidRPr="002D7E12">
        <w:rPr>
          <w:rFonts w:ascii="Times New Roman" w:eastAsia="標楷體" w:hAnsi="Times New Roman"/>
        </w:rPr>
        <w:lastRenderedPageBreak/>
        <w:t>1.054 mm</w:t>
      </w:r>
      <w:r w:rsidR="002D7E12" w:rsidRPr="002D7E12">
        <w:rPr>
          <w:rFonts w:ascii="Times New Roman" w:eastAsia="標楷體" w:hAnsi="Times New Roman"/>
        </w:rPr>
        <w:t>（</w:t>
      </w:r>
      <w:r w:rsidR="002D7E12" w:rsidRPr="002D7E12">
        <w:rPr>
          <w:rFonts w:ascii="Times New Roman" w:eastAsia="標楷體" w:hAnsi="Times New Roman"/>
        </w:rPr>
        <w:t>R 0.689</w:t>
      </w:r>
      <w:r w:rsidR="002D7E12" w:rsidRPr="002D7E12">
        <w:rPr>
          <w:rFonts w:ascii="Times New Roman" w:eastAsia="標楷體" w:hAnsi="Times New Roman"/>
        </w:rPr>
        <w:t>）；再加入性別則未進一步改善（</w:t>
      </w:r>
      <w:r w:rsidR="002D7E12" w:rsidRPr="002D7E12">
        <w:rPr>
          <w:rFonts w:ascii="Times New Roman" w:eastAsia="標楷體" w:hAnsi="Times New Roman"/>
        </w:rPr>
        <w:t>1.135 mm</w:t>
      </w:r>
      <w:r w:rsidR="002D7E12" w:rsidRPr="002D7E12">
        <w:rPr>
          <w:rFonts w:ascii="Times New Roman" w:eastAsia="標楷體" w:hAnsi="Times New Roman"/>
        </w:rPr>
        <w:t>），單獨加入性別亦較未加入時為差（</w:t>
      </w:r>
      <w:r w:rsidR="002D7E12" w:rsidRPr="002D7E12">
        <w:rPr>
          <w:rFonts w:ascii="Times New Roman" w:eastAsia="標楷體" w:hAnsi="Times New Roman"/>
        </w:rPr>
        <w:t>1.201 mm</w:t>
      </w:r>
      <w:r w:rsidR="002D7E12" w:rsidRPr="002D7E12">
        <w:rPr>
          <w:rFonts w:ascii="Times New Roman" w:eastAsia="標楷體" w:hAnsi="Times New Roman"/>
        </w:rPr>
        <w:t>）。</w:t>
      </w:r>
      <w:r>
        <w:rPr>
          <w:rFonts w:ascii="Times New Roman" w:eastAsia="標楷體" w:hAnsi="Times New Roman"/>
        </w:rPr>
        <w:t>誤差與年齡無顯著相關（</w:t>
      </w:r>
      <w:r>
        <w:rPr>
          <w:rFonts w:ascii="Times New Roman" w:eastAsia="標楷體" w:hAnsi="Times New Roman"/>
        </w:rPr>
        <w:t xml:space="preserve">Spearman ρ = </w:t>
      </w:r>
      <w:r w:rsidR="002D7E12" w:rsidRPr="002D7E12">
        <w:rPr>
          <w:rFonts w:ascii="Times New Roman" w:eastAsia="標楷體" w:hAnsi="Times New Roman" w:hint="eastAsia"/>
        </w:rPr>
        <w:t>-0.030</w:t>
      </w:r>
      <w:r>
        <w:rPr>
          <w:rFonts w:ascii="Times New Roman" w:eastAsia="標楷體" w:hAnsi="Times New Roman"/>
        </w:rPr>
        <w:t>，</w:t>
      </w:r>
      <w:r>
        <w:rPr>
          <w:rFonts w:ascii="Times New Roman" w:eastAsia="標楷體" w:hAnsi="Times New Roman"/>
        </w:rPr>
        <w:t xml:space="preserve">p = </w:t>
      </w:r>
      <w:r w:rsidR="002D7E12" w:rsidRPr="002D7E12">
        <w:rPr>
          <w:rFonts w:ascii="Times New Roman" w:eastAsia="標楷體" w:hAnsi="Times New Roman" w:hint="eastAsia"/>
        </w:rPr>
        <w:t>0.807</w:t>
      </w:r>
      <w:r>
        <w:rPr>
          <w:rFonts w:ascii="Times New Roman" w:eastAsia="標楷體" w:hAnsi="Times New Roman"/>
        </w:rPr>
        <w:t>）；女性與男性</w:t>
      </w:r>
      <w:r>
        <w:rPr>
          <w:rFonts w:ascii="Times New Roman" w:eastAsia="標楷體" w:hAnsi="Times New Roman"/>
        </w:rPr>
        <w:t xml:space="preserve"> MAE </w:t>
      </w:r>
      <w:r>
        <w:rPr>
          <w:rFonts w:ascii="Times New Roman" w:eastAsia="標楷體" w:hAnsi="Times New Roman"/>
        </w:rPr>
        <w:t>分別為</w:t>
      </w:r>
      <w:r>
        <w:rPr>
          <w:rFonts w:ascii="Times New Roman" w:eastAsia="標楷體" w:hAnsi="Times New Roman"/>
        </w:rPr>
        <w:t xml:space="preserve"> </w:t>
      </w:r>
      <w:r w:rsidR="002D7E12">
        <w:rPr>
          <w:rFonts w:ascii="Times New Roman" w:eastAsia="標楷體" w:hAnsi="Times New Roman" w:hint="eastAsia"/>
        </w:rPr>
        <w:t>1.089</w:t>
      </w:r>
      <w:r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/>
        </w:rPr>
        <w:t>與</w:t>
      </w:r>
      <w:r>
        <w:rPr>
          <w:rFonts w:ascii="Times New Roman" w:eastAsia="標楷體" w:hAnsi="Times New Roman"/>
        </w:rPr>
        <w:t xml:space="preserve"> </w:t>
      </w:r>
      <w:r w:rsidR="002D7E12">
        <w:rPr>
          <w:rFonts w:ascii="Times New Roman" w:eastAsia="標楷體" w:hAnsi="Times New Roman" w:hint="eastAsia"/>
        </w:rPr>
        <w:t>1.018</w:t>
      </w:r>
      <w:r>
        <w:rPr>
          <w:rFonts w:ascii="Times New Roman" w:eastAsia="標楷體" w:hAnsi="Times New Roman"/>
        </w:rPr>
        <w:t xml:space="preserve"> mm</w:t>
      </w:r>
      <w:r>
        <w:rPr>
          <w:rFonts w:ascii="Times New Roman" w:eastAsia="標楷體" w:hAnsi="Times New Roman"/>
        </w:rPr>
        <w:t>（</w:t>
      </w:r>
      <w:r>
        <w:rPr>
          <w:rFonts w:ascii="Times New Roman" w:eastAsia="標楷體" w:hAnsi="Times New Roman"/>
        </w:rPr>
        <w:t xml:space="preserve">p = </w:t>
      </w:r>
      <w:r w:rsidR="002D7E12">
        <w:rPr>
          <w:rFonts w:ascii="Times New Roman" w:eastAsia="標楷體" w:hAnsi="Times New Roman" w:hint="eastAsia"/>
        </w:rPr>
        <w:t>0.199</w:t>
      </w:r>
      <w:r>
        <w:rPr>
          <w:rFonts w:ascii="Times New Roman" w:eastAsia="標楷體" w:hAnsi="Times New Roman"/>
        </w:rPr>
        <w:t>）。</w:t>
      </w:r>
    </w:p>
    <w:p w14:paraId="04D9A0C0" w14:textId="78A67B29" w:rsidR="00EA3E58" w:rsidRDefault="00EA3E58" w:rsidP="00904B30">
      <w:pPr>
        <w:spacing w:before="120" w:after="80" w:line="276" w:lineRule="auto"/>
        <w:jc w:val="center"/>
      </w:pPr>
      <w:r>
        <w:rPr>
          <w:rFonts w:ascii="Times New Roman" w:eastAsia="標楷體" w:hAnsi="Times New Roman"/>
          <w:b/>
          <w:bCs/>
          <w:sz w:val="22"/>
          <w:szCs w:val="22"/>
        </w:rPr>
        <w:t>表</w:t>
      </w:r>
      <w:r>
        <w:rPr>
          <w:rFonts w:ascii="Times New Roman" w:eastAsia="標楷體" w:hAnsi="Times New Roman"/>
          <w:b/>
          <w:bCs/>
          <w:sz w:val="22"/>
          <w:szCs w:val="22"/>
        </w:rPr>
        <w:t xml:space="preserve">3  </w:t>
      </w:r>
      <w:r>
        <w:rPr>
          <w:rFonts w:ascii="Times New Roman" w:eastAsia="標楷體" w:hAnsi="Times New Roman"/>
          <w:b/>
          <w:bCs/>
          <w:sz w:val="22"/>
          <w:szCs w:val="22"/>
        </w:rPr>
        <w:t>不同輸入設定之校正後</w:t>
      </w:r>
      <w:r>
        <w:rPr>
          <w:rFonts w:ascii="Times New Roman" w:eastAsia="標楷體" w:hAnsi="Times New Roman"/>
          <w:b/>
          <w:bCs/>
          <w:sz w:val="22"/>
          <w:szCs w:val="22"/>
        </w:rPr>
        <w:t xml:space="preserve"> out-of-fold </w:t>
      </w:r>
      <w:r>
        <w:rPr>
          <w:rFonts w:ascii="Times New Roman" w:eastAsia="標楷體" w:hAnsi="Times New Roman"/>
          <w:b/>
          <w:bCs/>
          <w:sz w:val="22"/>
          <w:szCs w:val="22"/>
        </w:rPr>
        <w:t>效能（</w:t>
      </w:r>
      <w:r>
        <w:rPr>
          <w:rFonts w:ascii="Times New Roman" w:eastAsia="標楷體" w:hAnsi="Times New Roman"/>
          <w:b/>
          <w:bCs/>
          <w:sz w:val="22"/>
          <w:szCs w:val="22"/>
        </w:rPr>
        <w:t xml:space="preserve">n = </w:t>
      </w:r>
      <w:r w:rsidR="00817D3C">
        <w:rPr>
          <w:rFonts w:ascii="Times New Roman" w:eastAsia="標楷體" w:hAnsi="Times New Roman"/>
          <w:b/>
          <w:bCs/>
          <w:sz w:val="22"/>
          <w:szCs w:val="22"/>
        </w:rPr>
        <w:t>67</w:t>
      </w:r>
      <w:r>
        <w:rPr>
          <w:rFonts w:ascii="Times New Roman" w:eastAsia="標楷體" w:hAnsi="Times New Roman"/>
          <w:b/>
          <w:bCs/>
          <w:sz w:val="22"/>
          <w:szCs w:val="22"/>
        </w:rPr>
        <w:t>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300"/>
        <w:gridCol w:w="1300"/>
        <w:gridCol w:w="1200"/>
        <w:gridCol w:w="1800"/>
      </w:tblGrid>
      <w:tr w:rsidR="00EA3E58" w14:paraId="49F26A3B" w14:textId="77777777" w:rsidTr="0069477C">
        <w:trPr>
          <w:tblHeader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8A823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輸入設定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71E01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MAE (mm)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6FDA8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RMSE (mm)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DE215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7277A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理想比率</w:t>
            </w: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 (%)</w:t>
            </w:r>
          </w:p>
        </w:tc>
      </w:tr>
      <w:tr w:rsidR="00EA3E58" w14:paraId="143A6D62" w14:textId="77777777" w:rsidTr="0069477C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23D63" w14:textId="77777777" w:rsidR="00EA3E58" w:rsidRDefault="00EA3E58" w:rsidP="00904B30">
            <w:pPr>
              <w:spacing w:line="276" w:lineRule="auto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牙位基準（不看影像）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59E4A4" w14:textId="66A9BACA" w:rsidR="00EA3E58" w:rsidRDefault="00FB57E2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1.384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A55427" w14:textId="7216C6B4" w:rsidR="00EA3E58" w:rsidRDefault="00FB57E2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1.738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A1737" w14:textId="7DF65A64" w:rsidR="00EA3E58" w:rsidRDefault="00FB57E2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0.367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9518D" w14:textId="1FE0D85F" w:rsidR="00EA3E58" w:rsidRDefault="00FB57E2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43</w:t>
            </w:r>
          </w:p>
        </w:tc>
      </w:tr>
      <w:tr w:rsidR="00EA3E58" w14:paraId="0D257CC7" w14:textId="77777777" w:rsidTr="0069477C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83164E" w14:textId="77777777" w:rsidR="00EA3E58" w:rsidRDefault="00EA3E58" w:rsidP="00904B30">
            <w:pPr>
              <w:spacing w:line="276" w:lineRule="auto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冠寬比例尺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B6FAC" w14:textId="0B0E3FD9" w:rsidR="00EA3E58" w:rsidRDefault="00FB57E2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1.333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F8024F" w14:textId="101E753E" w:rsidR="00FB57E2" w:rsidRDefault="00FB57E2" w:rsidP="00FB57E2">
            <w:pPr>
              <w:spacing w:line="276" w:lineRule="auto"/>
              <w:jc w:val="center"/>
            </w:pPr>
            <w:r>
              <w:rPr>
                <w:rFonts w:hint="eastAsia"/>
              </w:rPr>
              <w:t>1.612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D6EF7" w14:textId="6D487C18" w:rsidR="00EA3E58" w:rsidRDefault="00FB57E2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0.521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69A2C" w14:textId="1C9F2C2D" w:rsidR="00EA3E58" w:rsidRDefault="00FB57E2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41.9</w:t>
            </w:r>
          </w:p>
        </w:tc>
      </w:tr>
      <w:tr w:rsidR="00EA3E58" w14:paraId="76CACBB0" w14:textId="77777777" w:rsidTr="0069477C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09C42" w14:textId="17938C5C" w:rsidR="00EA3E58" w:rsidRDefault="00EA3E58" w:rsidP="00904B30">
            <w:pPr>
              <w:spacing w:line="276" w:lineRule="auto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長邊正規化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77222" w14:textId="727B80C1" w:rsidR="00EA3E58" w:rsidRDefault="00FB57E2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1.127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25A64" w14:textId="62B87EA6" w:rsidR="00EA3E58" w:rsidRDefault="00FB57E2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1.448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29894" w14:textId="359FEC86" w:rsidR="00EA3E58" w:rsidRDefault="00FB57E2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0.650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42EF8" w14:textId="77A97A31" w:rsidR="00EA3E58" w:rsidRDefault="00FB57E2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53</w:t>
            </w:r>
          </w:p>
        </w:tc>
      </w:tr>
      <w:tr w:rsidR="00EA3E58" w14:paraId="02B31C91" w14:textId="77777777" w:rsidTr="0069477C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518D8" w14:textId="127C5E38" w:rsidR="00EA3E58" w:rsidRDefault="00EA3E58" w:rsidP="00904B30">
            <w:pPr>
              <w:spacing w:line="276" w:lineRule="auto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長邊正規化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 + 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年齡</w:t>
            </w:r>
            <w:r w:rsidR="00D16ABB">
              <w:rPr>
                <w:rFonts w:ascii="Times New Roman" w:eastAsia="標楷體" w:hAnsi="Times New Roman"/>
                <w:sz w:val="20"/>
                <w:szCs w:val="20"/>
              </w:rPr>
              <w:t>（本法）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C704B0" w14:textId="33F824CC" w:rsidR="00EA3E58" w:rsidRDefault="00FB57E2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1.054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BB533" w14:textId="29070F05" w:rsidR="00EA3E58" w:rsidRDefault="00FB57E2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1.376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31029" w14:textId="31C7C235" w:rsidR="00EA3E58" w:rsidRDefault="00FB57E2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0.689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FDC4B" w14:textId="701D14C2" w:rsidR="00EA3E58" w:rsidRDefault="00FB57E2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56.7</w:t>
            </w:r>
          </w:p>
        </w:tc>
      </w:tr>
      <w:tr w:rsidR="00EA3E58" w14:paraId="70519828" w14:textId="77777777" w:rsidTr="0069477C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B88B2" w14:textId="77777777" w:rsidR="00EA3E58" w:rsidRDefault="00EA3E58" w:rsidP="00904B30">
            <w:pPr>
              <w:spacing w:line="276" w:lineRule="auto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長邊正規化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 + 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性別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7D9F9" w14:textId="57EE382E" w:rsidR="00EA3E58" w:rsidRDefault="00F77DE9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1.201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216F9" w14:textId="720D9471" w:rsidR="00EA3E58" w:rsidRDefault="00F77DE9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1.550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82F6A" w14:textId="749B766A" w:rsidR="00EA3E58" w:rsidRDefault="00F77DE9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0.588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FD0FE" w14:textId="44047B5A" w:rsidR="00EA3E58" w:rsidRDefault="00F77DE9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55.2</w:t>
            </w:r>
          </w:p>
        </w:tc>
      </w:tr>
      <w:tr w:rsidR="00EA3E58" w14:paraId="36325A63" w14:textId="77777777" w:rsidTr="0069477C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7285A" w14:textId="77777777" w:rsidR="00EA3E58" w:rsidRDefault="00EA3E58" w:rsidP="00904B30">
            <w:pPr>
              <w:spacing w:line="276" w:lineRule="auto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長邊正規化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 + 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年齡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 + 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性別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E3B4E1" w14:textId="1F556F61" w:rsidR="00EA3E58" w:rsidRDefault="00F77DE9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1.135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EC758" w14:textId="7A821F72" w:rsidR="00EA3E58" w:rsidRDefault="00F77DE9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1.484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2703B" w14:textId="200EEE0B" w:rsidR="00EA3E58" w:rsidRDefault="00F77DE9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0.623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86B89" w14:textId="01974A57" w:rsidR="00EA3E58" w:rsidRDefault="00F77DE9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52.2</w:t>
            </w:r>
          </w:p>
        </w:tc>
      </w:tr>
    </w:tbl>
    <w:p w14:paraId="0C7FA88B" w14:textId="2A147E95" w:rsidR="00C6564C" w:rsidRPr="00C6564C" w:rsidRDefault="00C6564C" w:rsidP="00C6564C">
      <w:pPr>
        <w:spacing w:before="120" w:after="80"/>
        <w:jc w:val="center"/>
        <w:rPr>
          <w:rFonts w:ascii="Times New Roman" w:eastAsia="標楷體" w:hAnsi="Times New Roman"/>
          <w:b/>
          <w:bCs/>
          <w:sz w:val="22"/>
          <w:szCs w:val="22"/>
        </w:rPr>
      </w:pPr>
      <w:r w:rsidRPr="009F5226">
        <w:rPr>
          <w:rFonts w:ascii="Times New Roman" w:eastAsia="標楷體" w:hAnsi="Times New Roman"/>
          <w:b/>
          <w:bCs/>
          <w:sz w:val="22"/>
          <w:szCs w:val="22"/>
        </w:rPr>
        <w:t>圖</w:t>
      </w:r>
      <w:r w:rsidRPr="009F5226">
        <w:rPr>
          <w:rFonts w:ascii="Times New Roman" w:eastAsia="標楷體" w:hAnsi="Times New Roman"/>
          <w:b/>
          <w:bCs/>
          <w:sz w:val="22"/>
          <w:szCs w:val="22"/>
        </w:rPr>
        <w:t>2</w:t>
      </w:r>
      <w:r w:rsidRPr="009F5226">
        <w:rPr>
          <w:rFonts w:ascii="Times New Roman" w:eastAsia="標楷體" w:hAnsi="Times New Roman" w:hint="eastAsia"/>
          <w:b/>
          <w:bCs/>
          <w:sz w:val="22"/>
          <w:szCs w:val="22"/>
        </w:rPr>
        <w:t>(</w:t>
      </w:r>
      <w:r w:rsidR="00817D3C">
        <w:rPr>
          <w:rFonts w:ascii="Times New Roman" w:eastAsia="標楷體" w:hAnsi="Times New Roman" w:hint="eastAsia"/>
          <w:b/>
          <w:bCs/>
          <w:sz w:val="22"/>
          <w:szCs w:val="22"/>
        </w:rPr>
        <w:t>C</w:t>
      </w:r>
      <w:bookmarkStart w:id="1" w:name="_GoBack"/>
      <w:bookmarkEnd w:id="1"/>
      <w:r w:rsidRPr="009F5226">
        <w:rPr>
          <w:rFonts w:ascii="Times New Roman" w:eastAsia="標楷體" w:hAnsi="Times New Roman" w:hint="eastAsia"/>
          <w:b/>
          <w:bCs/>
          <w:sz w:val="22"/>
          <w:szCs w:val="22"/>
        </w:rPr>
        <w:t>)</w:t>
      </w:r>
      <w:r w:rsidRPr="009F5226">
        <w:rPr>
          <w:rFonts w:ascii="Times New Roman" w:eastAsia="標楷體" w:hAnsi="Times New Roman"/>
          <w:b/>
          <w:bCs/>
          <w:sz w:val="22"/>
          <w:szCs w:val="22"/>
        </w:rPr>
        <w:t xml:space="preserve"> </w:t>
      </w:r>
      <w:r w:rsidR="000F70EF" w:rsidRPr="000F70EF">
        <w:rPr>
          <w:rFonts w:ascii="Times New Roman" w:eastAsia="標楷體" w:hAnsi="Times New Roman"/>
          <w:b/>
          <w:bCs/>
          <w:sz w:val="22"/>
          <w:szCs w:val="22"/>
        </w:rPr>
        <w:t>誤差</w:t>
      </w:r>
      <w:r w:rsidR="000F70EF" w:rsidRPr="000F70EF">
        <w:rPr>
          <w:rFonts w:ascii="Times New Roman" w:eastAsia="標楷體" w:hAnsi="Times New Roman"/>
          <w:b/>
          <w:bCs/>
          <w:sz w:val="22"/>
          <w:szCs w:val="22"/>
        </w:rPr>
        <w:t xml:space="preserve"> vs </w:t>
      </w:r>
      <w:r w:rsidR="000F70EF" w:rsidRPr="000F70EF">
        <w:rPr>
          <w:rFonts w:ascii="Times New Roman" w:eastAsia="標楷體" w:hAnsi="Times New Roman"/>
          <w:b/>
          <w:bCs/>
          <w:sz w:val="22"/>
          <w:szCs w:val="22"/>
        </w:rPr>
        <w:t>年齡／性別</w:t>
      </w:r>
    </w:p>
    <w:p w14:paraId="075C49B8" w14:textId="6ABF6515" w:rsidR="00132E56" w:rsidRPr="00132E56" w:rsidRDefault="00132E56" w:rsidP="00132E56">
      <w:pPr>
        <w:spacing w:line="276" w:lineRule="auto"/>
        <w:jc w:val="center"/>
      </w:pPr>
      <w:r w:rsidRPr="00132E56">
        <w:rPr>
          <w:noProof/>
        </w:rPr>
        <w:drawing>
          <wp:inline distT="0" distB="0" distL="0" distR="0" wp14:anchorId="476EF93C" wp14:editId="37549A67">
            <wp:extent cx="4152900" cy="2663629"/>
            <wp:effectExtent l="0" t="0" r="0" b="3810"/>
            <wp:docPr id="1814276781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57" t="723" r="3491" b="1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225" cy="266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019D9D" w14:textId="7E81DED6" w:rsidR="00EA3E58" w:rsidRDefault="00EA3E58" w:rsidP="00C6564C">
      <w:pPr>
        <w:spacing w:line="276" w:lineRule="auto"/>
        <w:jc w:val="center"/>
      </w:pPr>
    </w:p>
    <w:p w14:paraId="2108F083" w14:textId="77777777" w:rsidR="00C6564C" w:rsidRDefault="00C6564C" w:rsidP="00904B30">
      <w:pPr>
        <w:spacing w:line="276" w:lineRule="auto"/>
      </w:pPr>
    </w:p>
    <w:p w14:paraId="04478946" w14:textId="77777777" w:rsidR="00EA3E58" w:rsidRDefault="00EA3E58" w:rsidP="00904B30">
      <w:pPr>
        <w:spacing w:line="276" w:lineRule="auto"/>
        <w:rPr>
          <w:rFonts w:ascii="標楷體" w:eastAsia="標楷體" w:hAnsi="標楷體"/>
        </w:rPr>
      </w:pPr>
    </w:p>
    <w:p w14:paraId="61AC3E49" w14:textId="1DF06E2D" w:rsidR="00303A4B" w:rsidRPr="00241AE1" w:rsidRDefault="00303A4B" w:rsidP="00904B30">
      <w:pPr>
        <w:spacing w:line="276" w:lineRule="auto"/>
        <w:rPr>
          <w:rFonts w:ascii="標楷體" w:eastAsia="標楷體" w:hAnsi="標楷體"/>
        </w:rPr>
      </w:pPr>
      <w:r w:rsidRPr="00241AE1">
        <w:rPr>
          <w:rFonts w:ascii="標楷體" w:eastAsia="標楷體" w:hAnsi="標楷體" w:hint="eastAsia"/>
        </w:rPr>
        <w:lastRenderedPageBreak/>
        <w:t>6</w:t>
      </w:r>
      <w:r w:rsidRPr="00241AE1">
        <w:rPr>
          <w:rFonts w:ascii="標楷體" w:eastAsia="標楷體" w:hAnsi="標楷體"/>
        </w:rPr>
        <w:t xml:space="preserve"> </w:t>
      </w:r>
      <w:r w:rsidR="00132E56" w:rsidRPr="00132E56">
        <w:rPr>
          <w:rFonts w:ascii="標楷體" w:eastAsia="標楷體" w:hAnsi="標楷體"/>
        </w:rPr>
        <w:t>conclusion</w:t>
      </w:r>
    </w:p>
    <w:p>
      <w:pPr>
        <w:spacing w:after="120" w:line="276" w:lineRule="auto"/>
        <w:jc w:val="both"/>
        <w:rPr>
          <w:ins w:id="9074" w:author="Claude" w:date="2026-10-24T00:00:00Z"/>
          <w:rFonts w:ascii="Times New Roman" w:eastAsia="標楷體" w:hAnsi="Times New Roman"/>
        </w:rPr>
      </w:pPr>
      <w:ins w:id="9075" w:author="Claude" w:date="2026-10-24T00:00:00Z">
        <w:r>
          <w:rPr>
            <w:rFonts w:ascii="Times New Roman" w:eastAsia="標楷體" w:hAnsi="Times New Roman"/>
          </w:rPr>
          <w:t xml:space="preserve">本研究提出一套免實體校正之自動化流程，由術前根尖X光片估測根管充填長度：以 CLAHE 前處理與 YOLOv11 分割取得牙齒遮罩，經主軸量測與影像長邊正規化後，由結合年齡之類神經網路轉換為實際長度，並扣除 0.5 mm 安全偏移。於 67 顆前牙之評估中，校正後 MAE 為 1.054 mm、理想比率 56.7%，整體偏差為偏短之 −0.466 mm，且優於僅依牙位平均值與冠寬比例尺之對照法，顯示在無實體刻度之條件下影像資訊仍具實質貢獻。本研究之限制包括樣本數有限、僅納入單一醫學中心之前牙、以充填長度作為工作長度之替代參考，以及二維投影無法完全反映彎曲根管之實際長度。未來將擴充牙位與樣本數、納入多中心資料，並探討結合拍攝參數或輕量校正資訊以進一步提升精度，朝臨床術前評估輔助工具之應用邁進。</w:t>
        </w:r>
      </w:ins>
    </w:p>
    <w:sectPr w:rsidR="00303A4B" w:rsidRPr="00241A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EC5806" w14:textId="77777777" w:rsidR="001E455F" w:rsidRDefault="001E455F" w:rsidP="00380754">
      <w:pPr>
        <w:spacing w:after="0" w:line="240" w:lineRule="auto"/>
      </w:pPr>
      <w:r>
        <w:separator/>
      </w:r>
    </w:p>
  </w:endnote>
  <w:endnote w:type="continuationSeparator" w:id="0">
    <w:p w14:paraId="05CB5AE5" w14:textId="77777777" w:rsidR="001E455F" w:rsidRDefault="001E455F" w:rsidP="00380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A1C37D" w14:textId="77777777" w:rsidR="001E455F" w:rsidRDefault="001E455F" w:rsidP="00380754">
      <w:pPr>
        <w:spacing w:after="0" w:line="240" w:lineRule="auto"/>
      </w:pPr>
      <w:r>
        <w:separator/>
      </w:r>
    </w:p>
  </w:footnote>
  <w:footnote w:type="continuationSeparator" w:id="0">
    <w:p w14:paraId="52B80FA8" w14:textId="77777777" w:rsidR="001E455F" w:rsidRDefault="001E455F" w:rsidP="003807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6508B4"/>
    <w:multiLevelType w:val="multilevel"/>
    <w:tmpl w:val="3B7C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C74FA"/>
    <w:multiLevelType w:val="hybridMultilevel"/>
    <w:tmpl w:val="E4AAF122"/>
    <w:lvl w:ilvl="0" w:tplc="5DD2D236">
      <w:start w:val="1"/>
      <w:numFmt w:val="bullet"/>
      <w:lvlText w:val="•"/>
      <w:lvlJc w:val="left"/>
      <w:pPr>
        <w:ind w:left="720" w:hanging="360"/>
      </w:pPr>
    </w:lvl>
    <w:lvl w:ilvl="1" w:tplc="02107E30">
      <w:numFmt w:val="decimal"/>
      <w:lvlText w:val=""/>
      <w:lvlJc w:val="left"/>
      <w:pPr>
        <w:ind w:left="0" w:firstLine="0"/>
      </w:pPr>
    </w:lvl>
    <w:lvl w:ilvl="2" w:tplc="80AA7B94">
      <w:numFmt w:val="decimal"/>
      <w:lvlText w:val=""/>
      <w:lvlJc w:val="left"/>
      <w:pPr>
        <w:ind w:left="0" w:firstLine="0"/>
      </w:pPr>
    </w:lvl>
    <w:lvl w:ilvl="3" w:tplc="4B927230">
      <w:numFmt w:val="decimal"/>
      <w:lvlText w:val=""/>
      <w:lvlJc w:val="left"/>
      <w:pPr>
        <w:ind w:left="0" w:firstLine="0"/>
      </w:pPr>
    </w:lvl>
    <w:lvl w:ilvl="4" w:tplc="2E34D050">
      <w:numFmt w:val="decimal"/>
      <w:lvlText w:val=""/>
      <w:lvlJc w:val="left"/>
      <w:pPr>
        <w:ind w:left="0" w:firstLine="0"/>
      </w:pPr>
    </w:lvl>
    <w:lvl w:ilvl="5" w:tplc="240AE52C">
      <w:numFmt w:val="decimal"/>
      <w:lvlText w:val=""/>
      <w:lvlJc w:val="left"/>
      <w:pPr>
        <w:ind w:left="0" w:firstLine="0"/>
      </w:pPr>
    </w:lvl>
    <w:lvl w:ilvl="6" w:tplc="7DF217D6">
      <w:numFmt w:val="decimal"/>
      <w:lvlText w:val=""/>
      <w:lvlJc w:val="left"/>
      <w:pPr>
        <w:ind w:left="0" w:firstLine="0"/>
      </w:pPr>
    </w:lvl>
    <w:lvl w:ilvl="7" w:tplc="C65A1C48">
      <w:numFmt w:val="decimal"/>
      <w:lvlText w:val=""/>
      <w:lvlJc w:val="left"/>
      <w:pPr>
        <w:ind w:left="0" w:firstLine="0"/>
      </w:pPr>
    </w:lvl>
    <w:lvl w:ilvl="8" w:tplc="7DAC9B3C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64B77CF5"/>
    <w:multiLevelType w:val="multilevel"/>
    <w:tmpl w:val="39B2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C32"/>
    <w:rsid w:val="0003035F"/>
    <w:rsid w:val="000639D8"/>
    <w:rsid w:val="000D0850"/>
    <w:rsid w:val="000F2915"/>
    <w:rsid w:val="000F70EF"/>
    <w:rsid w:val="00132E56"/>
    <w:rsid w:val="00136C94"/>
    <w:rsid w:val="001632FF"/>
    <w:rsid w:val="001738CB"/>
    <w:rsid w:val="001A5D46"/>
    <w:rsid w:val="001E455F"/>
    <w:rsid w:val="0022526B"/>
    <w:rsid w:val="00237276"/>
    <w:rsid w:val="00241AE1"/>
    <w:rsid w:val="00244C5C"/>
    <w:rsid w:val="00287A31"/>
    <w:rsid w:val="002C0AA6"/>
    <w:rsid w:val="002C29B6"/>
    <w:rsid w:val="002D7E12"/>
    <w:rsid w:val="00303A4B"/>
    <w:rsid w:val="00315C06"/>
    <w:rsid w:val="00327464"/>
    <w:rsid w:val="00380754"/>
    <w:rsid w:val="003A7926"/>
    <w:rsid w:val="003E5DC5"/>
    <w:rsid w:val="00411417"/>
    <w:rsid w:val="00470B8F"/>
    <w:rsid w:val="00477ADA"/>
    <w:rsid w:val="00494BD4"/>
    <w:rsid w:val="004C2668"/>
    <w:rsid w:val="004F5D92"/>
    <w:rsid w:val="005370AC"/>
    <w:rsid w:val="00541AAC"/>
    <w:rsid w:val="00541FAF"/>
    <w:rsid w:val="00545450"/>
    <w:rsid w:val="00574D60"/>
    <w:rsid w:val="00581E3F"/>
    <w:rsid w:val="00593C32"/>
    <w:rsid w:val="00600EB2"/>
    <w:rsid w:val="00664F08"/>
    <w:rsid w:val="006A5BE7"/>
    <w:rsid w:val="006D51DC"/>
    <w:rsid w:val="006F3605"/>
    <w:rsid w:val="00716BCF"/>
    <w:rsid w:val="00791300"/>
    <w:rsid w:val="00795A93"/>
    <w:rsid w:val="007B2693"/>
    <w:rsid w:val="007E12F4"/>
    <w:rsid w:val="007E724B"/>
    <w:rsid w:val="00801A2D"/>
    <w:rsid w:val="00817D3C"/>
    <w:rsid w:val="00843507"/>
    <w:rsid w:val="008F71B6"/>
    <w:rsid w:val="00904B30"/>
    <w:rsid w:val="00935364"/>
    <w:rsid w:val="00942D61"/>
    <w:rsid w:val="00952585"/>
    <w:rsid w:val="009A2575"/>
    <w:rsid w:val="009C746F"/>
    <w:rsid w:val="009F5226"/>
    <w:rsid w:val="00A03173"/>
    <w:rsid w:val="00A42AC0"/>
    <w:rsid w:val="00A77757"/>
    <w:rsid w:val="00A97651"/>
    <w:rsid w:val="00B01ECF"/>
    <w:rsid w:val="00B3794A"/>
    <w:rsid w:val="00BA2AE5"/>
    <w:rsid w:val="00C24F35"/>
    <w:rsid w:val="00C6564C"/>
    <w:rsid w:val="00C734A2"/>
    <w:rsid w:val="00C87F76"/>
    <w:rsid w:val="00CC32E1"/>
    <w:rsid w:val="00CC5C1A"/>
    <w:rsid w:val="00CF7E67"/>
    <w:rsid w:val="00D16ABB"/>
    <w:rsid w:val="00D35810"/>
    <w:rsid w:val="00D74416"/>
    <w:rsid w:val="00D8670F"/>
    <w:rsid w:val="00DB1BF8"/>
    <w:rsid w:val="00E45D1D"/>
    <w:rsid w:val="00E537DB"/>
    <w:rsid w:val="00EA3E58"/>
    <w:rsid w:val="00F00541"/>
    <w:rsid w:val="00F21FE8"/>
    <w:rsid w:val="00F6135F"/>
    <w:rsid w:val="00F77DE9"/>
    <w:rsid w:val="00FB57E2"/>
    <w:rsid w:val="00FE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5D16B3"/>
  <w15:chartTrackingRefBased/>
  <w15:docId w15:val="{F8FB2723-F0DF-42B1-A883-FF5ABF98E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564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3E58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link w:val="20"/>
    <w:uiPriority w:val="9"/>
    <w:qFormat/>
    <w:rsid w:val="00380754"/>
    <w:pPr>
      <w:widowControl/>
      <w:spacing w:before="100" w:beforeAutospacing="1" w:after="100" w:afterAutospacing="1" w:line="240" w:lineRule="auto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380754"/>
    <w:pPr>
      <w:widowControl/>
      <w:spacing w:before="100" w:beforeAutospacing="1" w:after="100" w:afterAutospacing="1" w:line="240" w:lineRule="auto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807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8075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807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80754"/>
    <w:rPr>
      <w:sz w:val="20"/>
      <w:szCs w:val="20"/>
    </w:rPr>
  </w:style>
  <w:style w:type="character" w:customStyle="1" w:styleId="20">
    <w:name w:val="標題 2 字元"/>
    <w:basedOn w:val="a0"/>
    <w:link w:val="2"/>
    <w:uiPriority w:val="9"/>
    <w:rsid w:val="00380754"/>
    <w:rPr>
      <w:rFonts w:ascii="新細明體" w:eastAsia="新細明體" w:hAnsi="新細明體" w:cs="新細明體"/>
      <w:b/>
      <w:bCs/>
      <w:kern w:val="0"/>
      <w:sz w:val="36"/>
      <w:szCs w:val="36"/>
      <w14:ligatures w14:val="none"/>
    </w:rPr>
  </w:style>
  <w:style w:type="character" w:customStyle="1" w:styleId="30">
    <w:name w:val="標題 3 字元"/>
    <w:basedOn w:val="a0"/>
    <w:link w:val="3"/>
    <w:uiPriority w:val="9"/>
    <w:rsid w:val="00380754"/>
    <w:rPr>
      <w:rFonts w:ascii="新細明體" w:eastAsia="新細明體" w:hAnsi="新細明體" w:cs="新細明體"/>
      <w:b/>
      <w:bCs/>
      <w:kern w:val="0"/>
      <w:sz w:val="27"/>
      <w:szCs w:val="27"/>
      <w14:ligatures w14:val="none"/>
    </w:rPr>
  </w:style>
  <w:style w:type="paragraph" w:styleId="Web">
    <w:name w:val="Normal (Web)"/>
    <w:basedOn w:val="a"/>
    <w:uiPriority w:val="99"/>
    <w:semiHidden/>
    <w:unhideWhenUsed/>
    <w:rsid w:val="00380754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7">
    <w:name w:val="Strong"/>
    <w:basedOn w:val="a0"/>
    <w:uiPriority w:val="22"/>
    <w:qFormat/>
    <w:rsid w:val="00380754"/>
    <w:rPr>
      <w:b/>
      <w:bCs/>
    </w:rPr>
  </w:style>
  <w:style w:type="paragraph" w:styleId="a8">
    <w:name w:val="List Paragraph"/>
    <w:qFormat/>
    <w:rsid w:val="000639D8"/>
    <w:pPr>
      <w:spacing w:after="0" w:line="240" w:lineRule="auto"/>
    </w:pPr>
    <w:rPr>
      <w:rFonts w:ascii="Times New Roman" w:eastAsia="標楷體" w:hAnsi="Times New Roman" w:cs="Times New Roman"/>
      <w:kern w:val="0"/>
      <w14:ligatures w14:val="none"/>
    </w:rPr>
  </w:style>
  <w:style w:type="character" w:styleId="a9">
    <w:name w:val="Placeholder Text"/>
    <w:basedOn w:val="a0"/>
    <w:uiPriority w:val="99"/>
    <w:semiHidden/>
    <w:rsid w:val="00EA3E58"/>
    <w:rPr>
      <w:color w:val="808080"/>
    </w:rPr>
  </w:style>
  <w:style w:type="character" w:customStyle="1" w:styleId="10">
    <w:name w:val="標題 1 字元"/>
    <w:basedOn w:val="a0"/>
    <w:link w:val="1"/>
    <w:uiPriority w:val="9"/>
    <w:rsid w:val="00EA3E58"/>
    <w:rPr>
      <w:rFonts w:asciiTheme="majorHAnsi" w:eastAsiaTheme="majorEastAsia" w:hAnsiTheme="majorHAnsi" w:cstheme="majorBidi"/>
      <w:b/>
      <w:bCs/>
      <w:kern w:val="52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83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2563</TotalTime>
  <Pages>8</Pages>
  <Words>755</Words>
  <Characters>4304</Characters>
  <Application>Microsoft Office Word</Application>
  <DocSecurity>0</DocSecurity>
  <Lines>35</Lines>
  <Paragraphs>10</Paragraphs>
  <ScaleCrop>false</ScaleCrop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文齊 莊</cp:lastModifiedBy>
  <cp:revision>19</cp:revision>
  <dcterms:created xsi:type="dcterms:W3CDTF">2026-10-16T02:39:00Z</dcterms:created>
  <dcterms:modified xsi:type="dcterms:W3CDTF">2026-10-24T07:48:00Z</dcterms:modified>
</cp:coreProperties>
</file>